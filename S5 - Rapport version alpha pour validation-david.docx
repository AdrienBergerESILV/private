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41" w:rightFromText="141" w:vertAnchor="text" w:horzAnchor="margin" w:tblpXSpec="center" w:tblpY="31"/>
        <w:tblW w:w="9330" w:type="dxa"/>
        <w:tblCellMar>
          <w:left w:w="0" w:type="dxa"/>
          <w:right w:w="0" w:type="dxa"/>
        </w:tblCellMar>
        <w:tblLook w:val="00A0" w:firstRow="1" w:lastRow="0" w:firstColumn="1" w:lastColumn="0" w:noHBand="0" w:noVBand="0"/>
      </w:tblPr>
      <w:tblGrid>
        <w:gridCol w:w="4935"/>
        <w:gridCol w:w="4395"/>
      </w:tblGrid>
      <w:tr w:rsidR="003444CF" w:rsidTr="00A66AC7">
        <w:trPr>
          <w:trHeight w:val="790"/>
        </w:trPr>
        <w:tc>
          <w:tcPr>
            <w:tcW w:w="4935" w:type="dxa"/>
            <w:hideMark/>
          </w:tcPr>
          <w:p w:rsidR="003444CF" w:rsidRDefault="003444CF" w:rsidP="008276CB">
            <w:pPr>
              <w:rPr>
                <w:rFonts w:ascii="Arial" w:hAnsi="Arial" w:cs="Arial"/>
              </w:rPr>
            </w:pPr>
            <w:r>
              <w:rPr>
                <w:rFonts w:ascii="Arial" w:hAnsi="Arial" w:cs="Arial"/>
                <w:noProof/>
                <w:lang w:val="en-US"/>
              </w:rPr>
              <w:drawing>
                <wp:inline distT="0" distB="0" distL="0" distR="0" wp14:anchorId="5E9226A1" wp14:editId="27E0E04E">
                  <wp:extent cx="2482850" cy="72898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82850" cy="728980"/>
                          </a:xfrm>
                          <a:prstGeom prst="rect">
                            <a:avLst/>
                          </a:prstGeom>
                          <a:noFill/>
                          <a:ln>
                            <a:noFill/>
                          </a:ln>
                        </pic:spPr>
                      </pic:pic>
                    </a:graphicData>
                  </a:graphic>
                </wp:inline>
              </w:drawing>
            </w:r>
          </w:p>
        </w:tc>
        <w:tc>
          <w:tcPr>
            <w:tcW w:w="4395" w:type="dxa"/>
            <w:vAlign w:val="center"/>
            <w:hideMark/>
          </w:tcPr>
          <w:p w:rsidR="003444CF" w:rsidRDefault="003444CF" w:rsidP="008276CB">
            <w:pPr>
              <w:jc w:val="right"/>
              <w:rPr>
                <w:rFonts w:ascii="Arial" w:hAnsi="Arial" w:cs="Arial"/>
              </w:rPr>
            </w:pPr>
            <w:r w:rsidRPr="00856ED2">
              <w:rPr>
                <w:noProof/>
                <w:lang w:val="en-US"/>
              </w:rPr>
              <w:drawing>
                <wp:inline distT="0" distB="0" distL="0" distR="0" wp14:anchorId="7909E6CD" wp14:editId="0BE837D8">
                  <wp:extent cx="1385223" cy="713250"/>
                  <wp:effectExtent l="0" t="0" r="571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0"/>
                          <a:stretch>
                            <a:fillRect/>
                          </a:stretch>
                        </pic:blipFill>
                        <pic:spPr bwMode="auto">
                          <a:xfrm>
                            <a:off x="0" y="0"/>
                            <a:ext cx="1385223" cy="713250"/>
                          </a:xfrm>
                          <a:prstGeom prst="rect">
                            <a:avLst/>
                          </a:prstGeom>
                          <a:noFill/>
                          <a:ln>
                            <a:noFill/>
                          </a:ln>
                        </pic:spPr>
                      </pic:pic>
                    </a:graphicData>
                  </a:graphic>
                </wp:inline>
              </w:drawing>
            </w:r>
          </w:p>
        </w:tc>
      </w:tr>
      <w:tr w:rsidR="003444CF" w:rsidTr="00A66AC7">
        <w:trPr>
          <w:trHeight w:hRule="exact" w:val="481"/>
        </w:trPr>
        <w:tc>
          <w:tcPr>
            <w:tcW w:w="4935" w:type="dxa"/>
            <w:vAlign w:val="center"/>
          </w:tcPr>
          <w:p w:rsidR="003444CF" w:rsidRDefault="003444CF" w:rsidP="008276CB">
            <w:pPr>
              <w:rPr>
                <w:rFonts w:ascii="Arial" w:hAnsi="Arial" w:cs="Arial"/>
              </w:rPr>
            </w:pPr>
          </w:p>
        </w:tc>
        <w:tc>
          <w:tcPr>
            <w:tcW w:w="4395" w:type="dxa"/>
            <w:vAlign w:val="center"/>
          </w:tcPr>
          <w:p w:rsidR="003444CF" w:rsidRDefault="003444CF" w:rsidP="008276CB">
            <w:pPr>
              <w:jc w:val="right"/>
              <w:rPr>
                <w:rFonts w:ascii="Arial" w:hAnsi="Arial" w:cs="Arial"/>
              </w:rPr>
            </w:pPr>
          </w:p>
        </w:tc>
      </w:tr>
      <w:tr w:rsidR="003444CF" w:rsidRPr="00224884" w:rsidTr="00A66AC7">
        <w:trPr>
          <w:trHeight w:val="1659"/>
        </w:trPr>
        <w:tc>
          <w:tcPr>
            <w:tcW w:w="4935" w:type="dxa"/>
            <w:hideMark/>
          </w:tcPr>
          <w:p w:rsidR="003444CF" w:rsidRDefault="003444CF" w:rsidP="008276CB">
            <w:pPr>
              <w:rPr>
                <w:rFonts w:cs="Times New Roman"/>
                <w:b/>
                <w:sz w:val="28"/>
              </w:rPr>
            </w:pPr>
            <w:r>
              <w:rPr>
                <w:b/>
                <w:sz w:val="28"/>
              </w:rPr>
              <w:t>Promotion 2018</w:t>
            </w:r>
          </w:p>
          <w:p w:rsidR="003444CF" w:rsidRDefault="003444CF" w:rsidP="008276CB">
            <w:r>
              <w:rPr>
                <w:b/>
                <w:sz w:val="28"/>
              </w:rPr>
              <w:t>5</w:t>
            </w:r>
            <w:r>
              <w:rPr>
                <w:b/>
                <w:sz w:val="28"/>
                <w:vertAlign w:val="superscript"/>
              </w:rPr>
              <w:t>e</w:t>
            </w:r>
            <w:r>
              <w:rPr>
                <w:b/>
                <w:sz w:val="28"/>
              </w:rPr>
              <w:t xml:space="preserve"> année, Majeure IF</w:t>
            </w:r>
          </w:p>
        </w:tc>
        <w:tc>
          <w:tcPr>
            <w:tcW w:w="4395" w:type="dxa"/>
            <w:hideMark/>
          </w:tcPr>
          <w:p w:rsidR="003444CF" w:rsidRDefault="003444CF" w:rsidP="008276CB">
            <w:pPr>
              <w:jc w:val="right"/>
              <w:rPr>
                <w:b/>
                <w:sz w:val="28"/>
              </w:rPr>
            </w:pPr>
            <w:r>
              <w:rPr>
                <w:b/>
                <w:sz w:val="28"/>
              </w:rPr>
              <w:t>Banque Internationale à Luxembourg</w:t>
            </w:r>
          </w:p>
          <w:p w:rsidR="003444CF" w:rsidRDefault="003444CF" w:rsidP="008276CB">
            <w:pPr>
              <w:jc w:val="right"/>
              <w:rPr>
                <w:b/>
                <w:sz w:val="28"/>
              </w:rPr>
            </w:pPr>
            <w:r>
              <w:rPr>
                <w:b/>
                <w:sz w:val="28"/>
              </w:rPr>
              <w:t xml:space="preserve">Siège social </w:t>
            </w:r>
          </w:p>
          <w:p w:rsidR="003444CF" w:rsidRDefault="003444CF" w:rsidP="008276CB">
            <w:pPr>
              <w:jc w:val="right"/>
            </w:pPr>
            <w:r>
              <w:rPr>
                <w:b/>
                <w:sz w:val="28"/>
              </w:rPr>
              <w:t>Luxembourg / Luxembourg</w:t>
            </w:r>
          </w:p>
        </w:tc>
      </w:tr>
      <w:tr w:rsidR="003444CF" w:rsidRPr="00513E63" w:rsidTr="00A66AC7">
        <w:trPr>
          <w:trHeight w:val="1131"/>
        </w:trPr>
        <w:tc>
          <w:tcPr>
            <w:tcW w:w="4935" w:type="dxa"/>
            <w:vAlign w:val="center"/>
            <w:hideMark/>
          </w:tcPr>
          <w:p w:rsidR="003444CF" w:rsidRDefault="003444CF" w:rsidP="008276CB">
            <w:pPr>
              <w:rPr>
                <w:i/>
              </w:rPr>
            </w:pPr>
            <w:r>
              <w:rPr>
                <w:i/>
              </w:rPr>
              <w:t>Tuteur école :</w:t>
            </w:r>
          </w:p>
          <w:p w:rsidR="003444CF" w:rsidRDefault="003444CF" w:rsidP="008276CB">
            <w:pPr>
              <w:rPr>
                <w:sz w:val="28"/>
              </w:rPr>
            </w:pPr>
            <w:r>
              <w:rPr>
                <w:sz w:val="28"/>
              </w:rPr>
              <w:t xml:space="preserve">M Cyril </w:t>
            </w:r>
            <w:proofErr w:type="spellStart"/>
            <w:r>
              <w:rPr>
                <w:sz w:val="28"/>
              </w:rPr>
              <w:t>Grunspan</w:t>
            </w:r>
            <w:proofErr w:type="spellEnd"/>
          </w:p>
        </w:tc>
        <w:tc>
          <w:tcPr>
            <w:tcW w:w="4395" w:type="dxa"/>
            <w:vAlign w:val="center"/>
            <w:hideMark/>
          </w:tcPr>
          <w:p w:rsidR="003444CF" w:rsidRDefault="003444CF" w:rsidP="008276CB">
            <w:pPr>
              <w:jc w:val="right"/>
              <w:rPr>
                <w:i/>
              </w:rPr>
            </w:pPr>
            <w:r>
              <w:rPr>
                <w:i/>
              </w:rPr>
              <w:t>Tuteur entreprise :</w:t>
            </w:r>
          </w:p>
          <w:p w:rsidR="003444CF" w:rsidRDefault="003444CF" w:rsidP="008276CB">
            <w:pPr>
              <w:jc w:val="right"/>
            </w:pPr>
            <w:r>
              <w:rPr>
                <w:sz w:val="28"/>
              </w:rPr>
              <w:t xml:space="preserve">M David Mansy </w:t>
            </w:r>
          </w:p>
        </w:tc>
      </w:tr>
    </w:tbl>
    <w:p w:rsidR="008276CB" w:rsidRPr="002E5153" w:rsidRDefault="008276CB" w:rsidP="008276CB">
      <w:pPr>
        <w:rPr>
          <w:b/>
          <w:sz w:val="48"/>
          <w:lang w:val="fr-LU"/>
        </w:rPr>
      </w:pPr>
    </w:p>
    <w:p w:rsidR="003444CF" w:rsidRPr="000D0D39" w:rsidRDefault="003444CF" w:rsidP="003444CF">
      <w:pPr>
        <w:jc w:val="center"/>
        <w:rPr>
          <w:b/>
          <w:sz w:val="48"/>
          <w:lang w:val="en-US"/>
        </w:rPr>
      </w:pPr>
      <w:r w:rsidRPr="000D0D39">
        <w:rPr>
          <w:b/>
          <w:sz w:val="48"/>
          <w:lang w:val="en-US"/>
        </w:rPr>
        <w:t>Business Analyst – OnBoarding Team</w:t>
      </w:r>
    </w:p>
    <w:p w:rsidR="003444CF" w:rsidRPr="000D0D39" w:rsidRDefault="003444CF" w:rsidP="003444CF">
      <w:pPr>
        <w:jc w:val="center"/>
        <w:rPr>
          <w:b/>
          <w:sz w:val="48"/>
          <w:lang w:val="en-US"/>
        </w:rPr>
      </w:pPr>
      <w:r w:rsidRPr="000D0D39">
        <w:rPr>
          <w:b/>
          <w:sz w:val="48"/>
          <w:lang w:val="en-US"/>
        </w:rPr>
        <w:t>Berger Adrien</w:t>
      </w:r>
    </w:p>
    <w:p w:rsidR="003444CF" w:rsidRPr="000D0D39" w:rsidRDefault="008276CB" w:rsidP="003444CF">
      <w:pPr>
        <w:jc w:val="center"/>
        <w:rPr>
          <w:b/>
          <w:sz w:val="48"/>
          <w:lang w:val="en-US"/>
        </w:rPr>
      </w:pPr>
      <w:r>
        <w:rPr>
          <w:noProof/>
          <w:lang w:val="en-US"/>
        </w:rPr>
        <w:drawing>
          <wp:inline distT="0" distB="0" distL="0" distR="0" wp14:anchorId="321D36DE" wp14:editId="25CEB140">
            <wp:extent cx="5530291" cy="3111999"/>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58828" cy="3128058"/>
                    </a:xfrm>
                    <a:prstGeom prst="rect">
                      <a:avLst/>
                    </a:prstGeom>
                  </pic:spPr>
                </pic:pic>
              </a:graphicData>
            </a:graphic>
          </wp:inline>
        </w:drawing>
      </w:r>
    </w:p>
    <w:p w:rsidR="008276CB" w:rsidRPr="0056016B" w:rsidRDefault="008276CB" w:rsidP="0056016B"/>
    <w:sdt>
      <w:sdtPr>
        <w:rPr>
          <w:rFonts w:asciiTheme="minorHAnsi" w:eastAsiaTheme="minorHAnsi" w:hAnsiTheme="minorHAnsi" w:cstheme="minorBidi"/>
          <w:color w:val="auto"/>
          <w:sz w:val="22"/>
          <w:szCs w:val="22"/>
          <w:lang w:val="en-US" w:eastAsia="en-US"/>
        </w:rPr>
        <w:id w:val="962934989"/>
        <w:docPartObj>
          <w:docPartGallery w:val="Table of Contents"/>
          <w:docPartUnique/>
        </w:docPartObj>
      </w:sdtPr>
      <w:sdtEndPr>
        <w:rPr>
          <w:b/>
          <w:bCs/>
          <w:lang w:val="fr-FR"/>
        </w:rPr>
      </w:sdtEndPr>
      <w:sdtContent>
        <w:p w:rsidR="003444CF" w:rsidRDefault="003444CF">
          <w:pPr>
            <w:pStyle w:val="TOCHeading"/>
          </w:pPr>
          <w:r>
            <w:t>Table des matières</w:t>
          </w:r>
        </w:p>
        <w:p w:rsidR="00465D4B" w:rsidRDefault="003444CF">
          <w:pPr>
            <w:pStyle w:val="TOC1"/>
            <w:tabs>
              <w:tab w:val="right" w:leader="dot" w:pos="9350"/>
            </w:tabs>
            <w:rPr>
              <w:rFonts w:eastAsiaTheme="minorEastAsia"/>
              <w:noProof/>
              <w:lang w:val="en-US"/>
            </w:rPr>
          </w:pPr>
          <w:r>
            <w:rPr>
              <w:b/>
              <w:bCs/>
            </w:rPr>
            <w:fldChar w:fldCharType="begin"/>
          </w:r>
          <w:r>
            <w:rPr>
              <w:b/>
              <w:bCs/>
            </w:rPr>
            <w:instrText xml:space="preserve"> TOC \o "1-3" \h \z \u </w:instrText>
          </w:r>
          <w:r>
            <w:rPr>
              <w:b/>
              <w:bCs/>
            </w:rPr>
            <w:fldChar w:fldCharType="separate"/>
          </w:r>
          <w:hyperlink w:anchor="_Toc524351070" w:history="1">
            <w:r w:rsidR="00465D4B" w:rsidRPr="00B312C8">
              <w:rPr>
                <w:rStyle w:val="Hyperlink"/>
                <w:noProof/>
              </w:rPr>
              <w:t>Remerciement</w:t>
            </w:r>
            <w:r w:rsidR="00465D4B">
              <w:rPr>
                <w:noProof/>
                <w:webHidden/>
              </w:rPr>
              <w:tab/>
            </w:r>
            <w:r w:rsidR="00465D4B">
              <w:rPr>
                <w:noProof/>
                <w:webHidden/>
              </w:rPr>
              <w:fldChar w:fldCharType="begin"/>
            </w:r>
            <w:r w:rsidR="00465D4B">
              <w:rPr>
                <w:noProof/>
                <w:webHidden/>
              </w:rPr>
              <w:instrText xml:space="preserve"> PAGEREF _Toc524351070 \h </w:instrText>
            </w:r>
            <w:r w:rsidR="00465D4B">
              <w:rPr>
                <w:noProof/>
                <w:webHidden/>
              </w:rPr>
            </w:r>
            <w:r w:rsidR="00465D4B">
              <w:rPr>
                <w:noProof/>
                <w:webHidden/>
              </w:rPr>
              <w:fldChar w:fldCharType="separate"/>
            </w:r>
            <w:r w:rsidR="00465D4B">
              <w:rPr>
                <w:noProof/>
                <w:webHidden/>
              </w:rPr>
              <w:t>3</w:t>
            </w:r>
            <w:r w:rsidR="00465D4B">
              <w:rPr>
                <w:noProof/>
                <w:webHidden/>
              </w:rPr>
              <w:fldChar w:fldCharType="end"/>
            </w:r>
          </w:hyperlink>
        </w:p>
        <w:p w:rsidR="00465D4B" w:rsidRDefault="00CD5AA5">
          <w:pPr>
            <w:pStyle w:val="TOC1"/>
            <w:tabs>
              <w:tab w:val="right" w:leader="dot" w:pos="9350"/>
            </w:tabs>
            <w:rPr>
              <w:rFonts w:eastAsiaTheme="minorEastAsia"/>
              <w:noProof/>
              <w:lang w:val="en-US"/>
            </w:rPr>
          </w:pPr>
          <w:hyperlink w:anchor="_Toc524351071" w:history="1">
            <w:r w:rsidR="00465D4B" w:rsidRPr="00B312C8">
              <w:rPr>
                <w:rStyle w:val="Hyperlink"/>
                <w:noProof/>
              </w:rPr>
              <w:t>Résumé FR</w:t>
            </w:r>
            <w:r w:rsidR="00465D4B">
              <w:rPr>
                <w:noProof/>
                <w:webHidden/>
              </w:rPr>
              <w:tab/>
            </w:r>
            <w:r w:rsidR="00465D4B">
              <w:rPr>
                <w:noProof/>
                <w:webHidden/>
              </w:rPr>
              <w:fldChar w:fldCharType="begin"/>
            </w:r>
            <w:r w:rsidR="00465D4B">
              <w:rPr>
                <w:noProof/>
                <w:webHidden/>
              </w:rPr>
              <w:instrText xml:space="preserve"> PAGEREF _Toc524351071 \h </w:instrText>
            </w:r>
            <w:r w:rsidR="00465D4B">
              <w:rPr>
                <w:noProof/>
                <w:webHidden/>
              </w:rPr>
            </w:r>
            <w:r w:rsidR="00465D4B">
              <w:rPr>
                <w:noProof/>
                <w:webHidden/>
              </w:rPr>
              <w:fldChar w:fldCharType="separate"/>
            </w:r>
            <w:r w:rsidR="00465D4B">
              <w:rPr>
                <w:noProof/>
                <w:webHidden/>
              </w:rPr>
              <w:t>4</w:t>
            </w:r>
            <w:r w:rsidR="00465D4B">
              <w:rPr>
                <w:noProof/>
                <w:webHidden/>
              </w:rPr>
              <w:fldChar w:fldCharType="end"/>
            </w:r>
          </w:hyperlink>
        </w:p>
        <w:p w:rsidR="00465D4B" w:rsidRDefault="00CD5AA5">
          <w:pPr>
            <w:pStyle w:val="TOC1"/>
            <w:tabs>
              <w:tab w:val="right" w:leader="dot" w:pos="9350"/>
            </w:tabs>
            <w:rPr>
              <w:rFonts w:eastAsiaTheme="minorEastAsia"/>
              <w:noProof/>
              <w:lang w:val="en-US"/>
            </w:rPr>
          </w:pPr>
          <w:hyperlink w:anchor="_Toc524351072" w:history="1">
            <w:r w:rsidR="00465D4B" w:rsidRPr="00B312C8">
              <w:rPr>
                <w:rStyle w:val="Hyperlink"/>
                <w:noProof/>
              </w:rPr>
              <w:t>Résumé EN</w:t>
            </w:r>
            <w:r w:rsidR="00465D4B">
              <w:rPr>
                <w:noProof/>
                <w:webHidden/>
              </w:rPr>
              <w:tab/>
            </w:r>
            <w:r w:rsidR="00465D4B">
              <w:rPr>
                <w:noProof/>
                <w:webHidden/>
              </w:rPr>
              <w:fldChar w:fldCharType="begin"/>
            </w:r>
            <w:r w:rsidR="00465D4B">
              <w:rPr>
                <w:noProof/>
                <w:webHidden/>
              </w:rPr>
              <w:instrText xml:space="preserve"> PAGEREF _Toc524351072 \h </w:instrText>
            </w:r>
            <w:r w:rsidR="00465D4B">
              <w:rPr>
                <w:noProof/>
                <w:webHidden/>
              </w:rPr>
            </w:r>
            <w:r w:rsidR="00465D4B">
              <w:rPr>
                <w:noProof/>
                <w:webHidden/>
              </w:rPr>
              <w:fldChar w:fldCharType="separate"/>
            </w:r>
            <w:r w:rsidR="00465D4B">
              <w:rPr>
                <w:noProof/>
                <w:webHidden/>
              </w:rPr>
              <w:t>5</w:t>
            </w:r>
            <w:r w:rsidR="00465D4B">
              <w:rPr>
                <w:noProof/>
                <w:webHidden/>
              </w:rPr>
              <w:fldChar w:fldCharType="end"/>
            </w:r>
          </w:hyperlink>
        </w:p>
        <w:p w:rsidR="00465D4B" w:rsidRDefault="00CD5AA5">
          <w:pPr>
            <w:pStyle w:val="TOC1"/>
            <w:tabs>
              <w:tab w:val="right" w:leader="dot" w:pos="9350"/>
            </w:tabs>
            <w:rPr>
              <w:rFonts w:eastAsiaTheme="minorEastAsia"/>
              <w:noProof/>
              <w:lang w:val="en-US"/>
            </w:rPr>
          </w:pPr>
          <w:hyperlink w:anchor="_Toc524351073" w:history="1">
            <w:r w:rsidR="00465D4B" w:rsidRPr="00B312C8">
              <w:rPr>
                <w:rStyle w:val="Hyperlink"/>
                <w:noProof/>
              </w:rPr>
              <w:t>Introduction</w:t>
            </w:r>
            <w:r w:rsidR="00465D4B">
              <w:rPr>
                <w:noProof/>
                <w:webHidden/>
              </w:rPr>
              <w:tab/>
            </w:r>
            <w:r w:rsidR="00465D4B">
              <w:rPr>
                <w:noProof/>
                <w:webHidden/>
              </w:rPr>
              <w:fldChar w:fldCharType="begin"/>
            </w:r>
            <w:r w:rsidR="00465D4B">
              <w:rPr>
                <w:noProof/>
                <w:webHidden/>
              </w:rPr>
              <w:instrText xml:space="preserve"> PAGEREF _Toc524351073 \h </w:instrText>
            </w:r>
            <w:r w:rsidR="00465D4B">
              <w:rPr>
                <w:noProof/>
                <w:webHidden/>
              </w:rPr>
            </w:r>
            <w:r w:rsidR="00465D4B">
              <w:rPr>
                <w:noProof/>
                <w:webHidden/>
              </w:rPr>
              <w:fldChar w:fldCharType="separate"/>
            </w:r>
            <w:r w:rsidR="00465D4B">
              <w:rPr>
                <w:noProof/>
                <w:webHidden/>
              </w:rPr>
              <w:t>6</w:t>
            </w:r>
            <w:r w:rsidR="00465D4B">
              <w:rPr>
                <w:noProof/>
                <w:webHidden/>
              </w:rPr>
              <w:fldChar w:fldCharType="end"/>
            </w:r>
          </w:hyperlink>
        </w:p>
        <w:p w:rsidR="00465D4B" w:rsidRDefault="00CD5AA5">
          <w:pPr>
            <w:pStyle w:val="TOC1"/>
            <w:tabs>
              <w:tab w:val="left" w:pos="440"/>
              <w:tab w:val="right" w:leader="dot" w:pos="9350"/>
            </w:tabs>
            <w:rPr>
              <w:rFonts w:eastAsiaTheme="minorEastAsia"/>
              <w:noProof/>
              <w:lang w:val="en-US"/>
            </w:rPr>
          </w:pPr>
          <w:hyperlink w:anchor="_Toc524351074" w:history="1">
            <w:r w:rsidR="00465D4B" w:rsidRPr="00B312C8">
              <w:rPr>
                <w:rStyle w:val="Hyperlink"/>
                <w:noProof/>
                <w:lang w:val="fr-LU"/>
              </w:rPr>
              <w:t>I.</w:t>
            </w:r>
            <w:r w:rsidR="00465D4B">
              <w:rPr>
                <w:rFonts w:eastAsiaTheme="minorEastAsia"/>
                <w:noProof/>
                <w:lang w:val="en-US"/>
              </w:rPr>
              <w:tab/>
            </w:r>
            <w:r w:rsidR="00465D4B" w:rsidRPr="00B312C8">
              <w:rPr>
                <w:rStyle w:val="Hyperlink"/>
                <w:noProof/>
                <w:lang w:val="fr-LU"/>
              </w:rPr>
              <w:t>L’environnement Agile</w:t>
            </w:r>
            <w:r w:rsidR="00465D4B">
              <w:rPr>
                <w:noProof/>
                <w:webHidden/>
              </w:rPr>
              <w:tab/>
            </w:r>
            <w:r w:rsidR="00465D4B">
              <w:rPr>
                <w:noProof/>
                <w:webHidden/>
              </w:rPr>
              <w:fldChar w:fldCharType="begin"/>
            </w:r>
            <w:r w:rsidR="00465D4B">
              <w:rPr>
                <w:noProof/>
                <w:webHidden/>
              </w:rPr>
              <w:instrText xml:space="preserve"> PAGEREF _Toc524351074 \h </w:instrText>
            </w:r>
            <w:r w:rsidR="00465D4B">
              <w:rPr>
                <w:noProof/>
                <w:webHidden/>
              </w:rPr>
            </w:r>
            <w:r w:rsidR="00465D4B">
              <w:rPr>
                <w:noProof/>
                <w:webHidden/>
              </w:rPr>
              <w:fldChar w:fldCharType="separate"/>
            </w:r>
            <w:r w:rsidR="00465D4B">
              <w:rPr>
                <w:noProof/>
                <w:webHidden/>
              </w:rPr>
              <w:t>7</w:t>
            </w:r>
            <w:r w:rsidR="00465D4B">
              <w:rPr>
                <w:noProof/>
                <w:webHidden/>
              </w:rPr>
              <w:fldChar w:fldCharType="end"/>
            </w:r>
          </w:hyperlink>
        </w:p>
        <w:p w:rsidR="00465D4B" w:rsidRDefault="00CD5AA5">
          <w:pPr>
            <w:pStyle w:val="TOC2"/>
            <w:tabs>
              <w:tab w:val="left" w:pos="660"/>
              <w:tab w:val="right" w:leader="dot" w:pos="9350"/>
            </w:tabs>
            <w:rPr>
              <w:rFonts w:eastAsiaTheme="minorEastAsia"/>
              <w:noProof/>
              <w:lang w:val="en-US"/>
            </w:rPr>
          </w:pPr>
          <w:hyperlink w:anchor="_Toc524351075" w:history="1">
            <w:r w:rsidR="00465D4B" w:rsidRPr="00B312C8">
              <w:rPr>
                <w:rStyle w:val="Hyperlink"/>
                <w:noProof/>
                <w:lang w:val="fr-LU"/>
              </w:rPr>
              <w:t>1.</w:t>
            </w:r>
            <w:r w:rsidR="00465D4B">
              <w:rPr>
                <w:rFonts w:eastAsiaTheme="minorEastAsia"/>
                <w:noProof/>
                <w:lang w:val="en-US"/>
              </w:rPr>
              <w:tab/>
            </w:r>
            <w:r w:rsidR="00465D4B" w:rsidRPr="00B312C8">
              <w:rPr>
                <w:rStyle w:val="Hyperlink"/>
                <w:noProof/>
                <w:lang w:val="fr-LU"/>
              </w:rPr>
              <w:t>Les valeurs principales de l’Agile</w:t>
            </w:r>
            <w:r w:rsidR="00465D4B">
              <w:rPr>
                <w:noProof/>
                <w:webHidden/>
              </w:rPr>
              <w:tab/>
            </w:r>
            <w:r w:rsidR="00465D4B">
              <w:rPr>
                <w:noProof/>
                <w:webHidden/>
              </w:rPr>
              <w:fldChar w:fldCharType="begin"/>
            </w:r>
            <w:r w:rsidR="00465D4B">
              <w:rPr>
                <w:noProof/>
                <w:webHidden/>
              </w:rPr>
              <w:instrText xml:space="preserve"> PAGEREF _Toc524351075 \h </w:instrText>
            </w:r>
            <w:r w:rsidR="00465D4B">
              <w:rPr>
                <w:noProof/>
                <w:webHidden/>
              </w:rPr>
            </w:r>
            <w:r w:rsidR="00465D4B">
              <w:rPr>
                <w:noProof/>
                <w:webHidden/>
              </w:rPr>
              <w:fldChar w:fldCharType="separate"/>
            </w:r>
            <w:r w:rsidR="00465D4B">
              <w:rPr>
                <w:noProof/>
                <w:webHidden/>
              </w:rPr>
              <w:t>7</w:t>
            </w:r>
            <w:r w:rsidR="00465D4B">
              <w:rPr>
                <w:noProof/>
                <w:webHidden/>
              </w:rPr>
              <w:fldChar w:fldCharType="end"/>
            </w:r>
          </w:hyperlink>
        </w:p>
        <w:p w:rsidR="00465D4B" w:rsidRDefault="00CD5AA5">
          <w:pPr>
            <w:pStyle w:val="TOC2"/>
            <w:tabs>
              <w:tab w:val="left" w:pos="660"/>
              <w:tab w:val="right" w:leader="dot" w:pos="9350"/>
            </w:tabs>
            <w:rPr>
              <w:rFonts w:eastAsiaTheme="minorEastAsia"/>
              <w:noProof/>
              <w:lang w:val="en-US"/>
            </w:rPr>
          </w:pPr>
          <w:hyperlink w:anchor="_Toc524351076" w:history="1">
            <w:r w:rsidR="00465D4B" w:rsidRPr="00B312C8">
              <w:rPr>
                <w:rStyle w:val="Hyperlink"/>
                <w:noProof/>
                <w:lang w:val="fr-LU"/>
              </w:rPr>
              <w:t>2.</w:t>
            </w:r>
            <w:r w:rsidR="00465D4B">
              <w:rPr>
                <w:rFonts w:eastAsiaTheme="minorEastAsia"/>
                <w:noProof/>
                <w:lang w:val="en-US"/>
              </w:rPr>
              <w:tab/>
            </w:r>
            <w:r w:rsidR="00465D4B" w:rsidRPr="00B312C8">
              <w:rPr>
                <w:rStyle w:val="Hyperlink"/>
                <w:noProof/>
                <w:lang w:val="fr-LU"/>
              </w:rPr>
              <w:t>Composition d’une équipe Agile SCRUM</w:t>
            </w:r>
            <w:r w:rsidR="00465D4B">
              <w:rPr>
                <w:noProof/>
                <w:webHidden/>
              </w:rPr>
              <w:tab/>
            </w:r>
            <w:r w:rsidR="00465D4B">
              <w:rPr>
                <w:noProof/>
                <w:webHidden/>
              </w:rPr>
              <w:fldChar w:fldCharType="begin"/>
            </w:r>
            <w:r w:rsidR="00465D4B">
              <w:rPr>
                <w:noProof/>
                <w:webHidden/>
              </w:rPr>
              <w:instrText xml:space="preserve"> PAGEREF _Toc524351076 \h </w:instrText>
            </w:r>
            <w:r w:rsidR="00465D4B">
              <w:rPr>
                <w:noProof/>
                <w:webHidden/>
              </w:rPr>
            </w:r>
            <w:r w:rsidR="00465D4B">
              <w:rPr>
                <w:noProof/>
                <w:webHidden/>
              </w:rPr>
              <w:fldChar w:fldCharType="separate"/>
            </w:r>
            <w:r w:rsidR="00465D4B">
              <w:rPr>
                <w:noProof/>
                <w:webHidden/>
              </w:rPr>
              <w:t>7</w:t>
            </w:r>
            <w:r w:rsidR="00465D4B">
              <w:rPr>
                <w:noProof/>
                <w:webHidden/>
              </w:rPr>
              <w:fldChar w:fldCharType="end"/>
            </w:r>
          </w:hyperlink>
        </w:p>
        <w:p w:rsidR="00465D4B" w:rsidRDefault="00CD5AA5">
          <w:pPr>
            <w:pStyle w:val="TOC3"/>
            <w:tabs>
              <w:tab w:val="left" w:pos="880"/>
              <w:tab w:val="right" w:leader="dot" w:pos="9350"/>
            </w:tabs>
            <w:rPr>
              <w:rFonts w:eastAsiaTheme="minorEastAsia"/>
              <w:noProof/>
              <w:lang w:val="en-US"/>
            </w:rPr>
          </w:pPr>
          <w:hyperlink w:anchor="_Toc524351077" w:history="1">
            <w:r w:rsidR="00465D4B" w:rsidRPr="00B312C8">
              <w:rPr>
                <w:rStyle w:val="Hyperlink"/>
                <w:noProof/>
                <w:lang w:val="fr-LU"/>
              </w:rPr>
              <w:t>a)</w:t>
            </w:r>
            <w:r w:rsidR="00465D4B">
              <w:rPr>
                <w:rFonts w:eastAsiaTheme="minorEastAsia"/>
                <w:noProof/>
                <w:lang w:val="en-US"/>
              </w:rPr>
              <w:tab/>
            </w:r>
            <w:r w:rsidR="00465D4B" w:rsidRPr="00B312C8">
              <w:rPr>
                <w:rStyle w:val="Hyperlink"/>
                <w:noProof/>
                <w:lang w:val="fr-LU"/>
              </w:rPr>
              <w:t>Un Product Owner</w:t>
            </w:r>
            <w:r w:rsidR="00465D4B">
              <w:rPr>
                <w:noProof/>
                <w:webHidden/>
              </w:rPr>
              <w:tab/>
            </w:r>
            <w:r w:rsidR="00465D4B">
              <w:rPr>
                <w:noProof/>
                <w:webHidden/>
              </w:rPr>
              <w:fldChar w:fldCharType="begin"/>
            </w:r>
            <w:r w:rsidR="00465D4B">
              <w:rPr>
                <w:noProof/>
                <w:webHidden/>
              </w:rPr>
              <w:instrText xml:space="preserve"> PAGEREF _Toc524351077 \h </w:instrText>
            </w:r>
            <w:r w:rsidR="00465D4B">
              <w:rPr>
                <w:noProof/>
                <w:webHidden/>
              </w:rPr>
            </w:r>
            <w:r w:rsidR="00465D4B">
              <w:rPr>
                <w:noProof/>
                <w:webHidden/>
              </w:rPr>
              <w:fldChar w:fldCharType="separate"/>
            </w:r>
            <w:r w:rsidR="00465D4B">
              <w:rPr>
                <w:noProof/>
                <w:webHidden/>
              </w:rPr>
              <w:t>7</w:t>
            </w:r>
            <w:r w:rsidR="00465D4B">
              <w:rPr>
                <w:noProof/>
                <w:webHidden/>
              </w:rPr>
              <w:fldChar w:fldCharType="end"/>
            </w:r>
          </w:hyperlink>
        </w:p>
        <w:p w:rsidR="00465D4B" w:rsidRDefault="00CD5AA5">
          <w:pPr>
            <w:pStyle w:val="TOC3"/>
            <w:tabs>
              <w:tab w:val="left" w:pos="880"/>
              <w:tab w:val="right" w:leader="dot" w:pos="9350"/>
            </w:tabs>
            <w:rPr>
              <w:rFonts w:eastAsiaTheme="minorEastAsia"/>
              <w:noProof/>
              <w:lang w:val="en-US"/>
            </w:rPr>
          </w:pPr>
          <w:hyperlink w:anchor="_Toc524351078" w:history="1">
            <w:r w:rsidR="00465D4B" w:rsidRPr="00B312C8">
              <w:rPr>
                <w:rStyle w:val="Hyperlink"/>
                <w:noProof/>
                <w:lang w:val="fr-LU"/>
              </w:rPr>
              <w:t>b)</w:t>
            </w:r>
            <w:r w:rsidR="00465D4B">
              <w:rPr>
                <w:rFonts w:eastAsiaTheme="minorEastAsia"/>
                <w:noProof/>
                <w:lang w:val="en-US"/>
              </w:rPr>
              <w:tab/>
            </w:r>
            <w:r w:rsidR="00465D4B" w:rsidRPr="00B312C8">
              <w:rPr>
                <w:rStyle w:val="Hyperlink"/>
                <w:noProof/>
                <w:lang w:val="fr-LU"/>
              </w:rPr>
              <w:t>L’équipe de développement.</w:t>
            </w:r>
            <w:r w:rsidR="00465D4B">
              <w:rPr>
                <w:noProof/>
                <w:webHidden/>
              </w:rPr>
              <w:tab/>
            </w:r>
            <w:r w:rsidR="00465D4B">
              <w:rPr>
                <w:noProof/>
                <w:webHidden/>
              </w:rPr>
              <w:fldChar w:fldCharType="begin"/>
            </w:r>
            <w:r w:rsidR="00465D4B">
              <w:rPr>
                <w:noProof/>
                <w:webHidden/>
              </w:rPr>
              <w:instrText xml:space="preserve"> PAGEREF _Toc524351078 \h </w:instrText>
            </w:r>
            <w:r w:rsidR="00465D4B">
              <w:rPr>
                <w:noProof/>
                <w:webHidden/>
              </w:rPr>
            </w:r>
            <w:r w:rsidR="00465D4B">
              <w:rPr>
                <w:noProof/>
                <w:webHidden/>
              </w:rPr>
              <w:fldChar w:fldCharType="separate"/>
            </w:r>
            <w:r w:rsidR="00465D4B">
              <w:rPr>
                <w:noProof/>
                <w:webHidden/>
              </w:rPr>
              <w:t>8</w:t>
            </w:r>
            <w:r w:rsidR="00465D4B">
              <w:rPr>
                <w:noProof/>
                <w:webHidden/>
              </w:rPr>
              <w:fldChar w:fldCharType="end"/>
            </w:r>
          </w:hyperlink>
        </w:p>
        <w:p w:rsidR="00465D4B" w:rsidRDefault="00CD5AA5">
          <w:pPr>
            <w:pStyle w:val="TOC3"/>
            <w:tabs>
              <w:tab w:val="left" w:pos="880"/>
              <w:tab w:val="right" w:leader="dot" w:pos="9350"/>
            </w:tabs>
            <w:rPr>
              <w:rFonts w:eastAsiaTheme="minorEastAsia"/>
              <w:noProof/>
              <w:lang w:val="en-US"/>
            </w:rPr>
          </w:pPr>
          <w:hyperlink w:anchor="_Toc524351079" w:history="1">
            <w:r w:rsidR="00465D4B" w:rsidRPr="00B312C8">
              <w:rPr>
                <w:rStyle w:val="Hyperlink"/>
                <w:noProof/>
                <w:lang w:val="fr-LU"/>
              </w:rPr>
              <w:t>c)</w:t>
            </w:r>
            <w:r w:rsidR="00465D4B">
              <w:rPr>
                <w:rFonts w:eastAsiaTheme="minorEastAsia"/>
                <w:noProof/>
                <w:lang w:val="en-US"/>
              </w:rPr>
              <w:tab/>
            </w:r>
            <w:r w:rsidR="00465D4B" w:rsidRPr="00B312C8">
              <w:rPr>
                <w:rStyle w:val="Hyperlink"/>
                <w:noProof/>
                <w:lang w:val="fr-LU"/>
              </w:rPr>
              <w:t>Le Scrum-Master</w:t>
            </w:r>
            <w:r w:rsidR="00465D4B">
              <w:rPr>
                <w:noProof/>
                <w:webHidden/>
              </w:rPr>
              <w:tab/>
            </w:r>
            <w:r w:rsidR="00465D4B">
              <w:rPr>
                <w:noProof/>
                <w:webHidden/>
              </w:rPr>
              <w:fldChar w:fldCharType="begin"/>
            </w:r>
            <w:r w:rsidR="00465D4B">
              <w:rPr>
                <w:noProof/>
                <w:webHidden/>
              </w:rPr>
              <w:instrText xml:space="preserve"> PAGEREF _Toc524351079 \h </w:instrText>
            </w:r>
            <w:r w:rsidR="00465D4B">
              <w:rPr>
                <w:noProof/>
                <w:webHidden/>
              </w:rPr>
            </w:r>
            <w:r w:rsidR="00465D4B">
              <w:rPr>
                <w:noProof/>
                <w:webHidden/>
              </w:rPr>
              <w:fldChar w:fldCharType="separate"/>
            </w:r>
            <w:r w:rsidR="00465D4B">
              <w:rPr>
                <w:noProof/>
                <w:webHidden/>
              </w:rPr>
              <w:t>8</w:t>
            </w:r>
            <w:r w:rsidR="00465D4B">
              <w:rPr>
                <w:noProof/>
                <w:webHidden/>
              </w:rPr>
              <w:fldChar w:fldCharType="end"/>
            </w:r>
          </w:hyperlink>
        </w:p>
        <w:p w:rsidR="00465D4B" w:rsidRDefault="00CD5AA5">
          <w:pPr>
            <w:pStyle w:val="TOC2"/>
            <w:tabs>
              <w:tab w:val="left" w:pos="660"/>
              <w:tab w:val="right" w:leader="dot" w:pos="9350"/>
            </w:tabs>
            <w:rPr>
              <w:rFonts w:eastAsiaTheme="minorEastAsia"/>
              <w:noProof/>
              <w:lang w:val="en-US"/>
            </w:rPr>
          </w:pPr>
          <w:hyperlink w:anchor="_Toc524351080" w:history="1">
            <w:r w:rsidR="00465D4B" w:rsidRPr="00B312C8">
              <w:rPr>
                <w:rStyle w:val="Hyperlink"/>
                <w:noProof/>
                <w:lang w:val="fr-LU"/>
              </w:rPr>
              <w:t>3.</w:t>
            </w:r>
            <w:r w:rsidR="00465D4B">
              <w:rPr>
                <w:rFonts w:eastAsiaTheme="minorEastAsia"/>
                <w:noProof/>
                <w:lang w:val="en-US"/>
              </w:rPr>
              <w:tab/>
            </w:r>
            <w:r w:rsidR="00465D4B" w:rsidRPr="00B312C8">
              <w:rPr>
                <w:rStyle w:val="Hyperlink"/>
                <w:noProof/>
                <w:lang w:val="fr-LU"/>
              </w:rPr>
              <w:t>Les Rituels Agiles :</w:t>
            </w:r>
            <w:r w:rsidR="00465D4B">
              <w:rPr>
                <w:noProof/>
                <w:webHidden/>
              </w:rPr>
              <w:tab/>
            </w:r>
            <w:r w:rsidR="00465D4B">
              <w:rPr>
                <w:noProof/>
                <w:webHidden/>
              </w:rPr>
              <w:fldChar w:fldCharType="begin"/>
            </w:r>
            <w:r w:rsidR="00465D4B">
              <w:rPr>
                <w:noProof/>
                <w:webHidden/>
              </w:rPr>
              <w:instrText xml:space="preserve"> PAGEREF _Toc524351080 \h </w:instrText>
            </w:r>
            <w:r w:rsidR="00465D4B">
              <w:rPr>
                <w:noProof/>
                <w:webHidden/>
              </w:rPr>
            </w:r>
            <w:r w:rsidR="00465D4B">
              <w:rPr>
                <w:noProof/>
                <w:webHidden/>
              </w:rPr>
              <w:fldChar w:fldCharType="separate"/>
            </w:r>
            <w:r w:rsidR="00465D4B">
              <w:rPr>
                <w:noProof/>
                <w:webHidden/>
              </w:rPr>
              <w:t>8</w:t>
            </w:r>
            <w:r w:rsidR="00465D4B">
              <w:rPr>
                <w:noProof/>
                <w:webHidden/>
              </w:rPr>
              <w:fldChar w:fldCharType="end"/>
            </w:r>
          </w:hyperlink>
        </w:p>
        <w:p w:rsidR="00465D4B" w:rsidRDefault="00CD5AA5">
          <w:pPr>
            <w:pStyle w:val="TOC3"/>
            <w:tabs>
              <w:tab w:val="left" w:pos="880"/>
              <w:tab w:val="right" w:leader="dot" w:pos="9350"/>
            </w:tabs>
            <w:rPr>
              <w:rFonts w:eastAsiaTheme="minorEastAsia"/>
              <w:noProof/>
              <w:lang w:val="en-US"/>
            </w:rPr>
          </w:pPr>
          <w:hyperlink w:anchor="_Toc524351081" w:history="1">
            <w:r w:rsidR="00465D4B" w:rsidRPr="00B312C8">
              <w:rPr>
                <w:rStyle w:val="Hyperlink"/>
                <w:noProof/>
                <w:lang w:val="fr-LU"/>
              </w:rPr>
              <w:t>a)</w:t>
            </w:r>
            <w:r w:rsidR="00465D4B">
              <w:rPr>
                <w:rFonts w:eastAsiaTheme="minorEastAsia"/>
                <w:noProof/>
                <w:lang w:val="en-US"/>
              </w:rPr>
              <w:tab/>
            </w:r>
            <w:r w:rsidR="00465D4B" w:rsidRPr="00B312C8">
              <w:rPr>
                <w:rStyle w:val="Hyperlink"/>
                <w:noProof/>
                <w:lang w:val="fr-LU"/>
              </w:rPr>
              <w:t>Le Stand Up</w:t>
            </w:r>
            <w:r w:rsidR="00465D4B">
              <w:rPr>
                <w:noProof/>
                <w:webHidden/>
              </w:rPr>
              <w:tab/>
            </w:r>
            <w:r w:rsidR="00465D4B">
              <w:rPr>
                <w:noProof/>
                <w:webHidden/>
              </w:rPr>
              <w:fldChar w:fldCharType="begin"/>
            </w:r>
            <w:r w:rsidR="00465D4B">
              <w:rPr>
                <w:noProof/>
                <w:webHidden/>
              </w:rPr>
              <w:instrText xml:space="preserve"> PAGEREF _Toc524351081 \h </w:instrText>
            </w:r>
            <w:r w:rsidR="00465D4B">
              <w:rPr>
                <w:noProof/>
                <w:webHidden/>
              </w:rPr>
            </w:r>
            <w:r w:rsidR="00465D4B">
              <w:rPr>
                <w:noProof/>
                <w:webHidden/>
              </w:rPr>
              <w:fldChar w:fldCharType="separate"/>
            </w:r>
            <w:r w:rsidR="00465D4B">
              <w:rPr>
                <w:noProof/>
                <w:webHidden/>
              </w:rPr>
              <w:t>8</w:t>
            </w:r>
            <w:r w:rsidR="00465D4B">
              <w:rPr>
                <w:noProof/>
                <w:webHidden/>
              </w:rPr>
              <w:fldChar w:fldCharType="end"/>
            </w:r>
          </w:hyperlink>
        </w:p>
        <w:p w:rsidR="00465D4B" w:rsidRDefault="00CD5AA5">
          <w:pPr>
            <w:pStyle w:val="TOC3"/>
            <w:tabs>
              <w:tab w:val="left" w:pos="880"/>
              <w:tab w:val="right" w:leader="dot" w:pos="9350"/>
            </w:tabs>
            <w:rPr>
              <w:rFonts w:eastAsiaTheme="minorEastAsia"/>
              <w:noProof/>
              <w:lang w:val="en-US"/>
            </w:rPr>
          </w:pPr>
          <w:hyperlink w:anchor="_Toc524351082" w:history="1">
            <w:r w:rsidR="00465D4B" w:rsidRPr="00B312C8">
              <w:rPr>
                <w:rStyle w:val="Hyperlink"/>
                <w:noProof/>
                <w:lang w:val="fr-LU"/>
              </w:rPr>
              <w:t>b)</w:t>
            </w:r>
            <w:r w:rsidR="00465D4B">
              <w:rPr>
                <w:rFonts w:eastAsiaTheme="minorEastAsia"/>
                <w:noProof/>
                <w:lang w:val="en-US"/>
              </w:rPr>
              <w:tab/>
            </w:r>
            <w:r w:rsidR="00465D4B" w:rsidRPr="00B312C8">
              <w:rPr>
                <w:rStyle w:val="Hyperlink"/>
                <w:noProof/>
                <w:lang w:val="fr-LU"/>
              </w:rPr>
              <w:t>Le Grooming</w:t>
            </w:r>
            <w:r w:rsidR="00465D4B">
              <w:rPr>
                <w:noProof/>
                <w:webHidden/>
              </w:rPr>
              <w:tab/>
            </w:r>
            <w:r w:rsidR="00465D4B">
              <w:rPr>
                <w:noProof/>
                <w:webHidden/>
              </w:rPr>
              <w:fldChar w:fldCharType="begin"/>
            </w:r>
            <w:r w:rsidR="00465D4B">
              <w:rPr>
                <w:noProof/>
                <w:webHidden/>
              </w:rPr>
              <w:instrText xml:space="preserve"> PAGEREF _Toc524351082 \h </w:instrText>
            </w:r>
            <w:r w:rsidR="00465D4B">
              <w:rPr>
                <w:noProof/>
                <w:webHidden/>
              </w:rPr>
            </w:r>
            <w:r w:rsidR="00465D4B">
              <w:rPr>
                <w:noProof/>
                <w:webHidden/>
              </w:rPr>
              <w:fldChar w:fldCharType="separate"/>
            </w:r>
            <w:r w:rsidR="00465D4B">
              <w:rPr>
                <w:noProof/>
                <w:webHidden/>
              </w:rPr>
              <w:t>9</w:t>
            </w:r>
            <w:r w:rsidR="00465D4B">
              <w:rPr>
                <w:noProof/>
                <w:webHidden/>
              </w:rPr>
              <w:fldChar w:fldCharType="end"/>
            </w:r>
          </w:hyperlink>
        </w:p>
        <w:p w:rsidR="00465D4B" w:rsidRDefault="00CD5AA5">
          <w:pPr>
            <w:pStyle w:val="TOC3"/>
            <w:tabs>
              <w:tab w:val="left" w:pos="880"/>
              <w:tab w:val="right" w:leader="dot" w:pos="9350"/>
            </w:tabs>
            <w:rPr>
              <w:rFonts w:eastAsiaTheme="minorEastAsia"/>
              <w:noProof/>
              <w:lang w:val="en-US"/>
            </w:rPr>
          </w:pPr>
          <w:hyperlink w:anchor="_Toc524351083" w:history="1">
            <w:r w:rsidR="00465D4B" w:rsidRPr="00B312C8">
              <w:rPr>
                <w:rStyle w:val="Hyperlink"/>
                <w:noProof/>
              </w:rPr>
              <w:t>c)</w:t>
            </w:r>
            <w:r w:rsidR="00465D4B">
              <w:rPr>
                <w:rFonts w:eastAsiaTheme="minorEastAsia"/>
                <w:noProof/>
                <w:lang w:val="en-US"/>
              </w:rPr>
              <w:tab/>
            </w:r>
            <w:r w:rsidR="00465D4B" w:rsidRPr="00B312C8">
              <w:rPr>
                <w:rStyle w:val="Hyperlink"/>
                <w:noProof/>
              </w:rPr>
              <w:t>La review</w:t>
            </w:r>
            <w:r w:rsidR="00465D4B">
              <w:rPr>
                <w:noProof/>
                <w:webHidden/>
              </w:rPr>
              <w:tab/>
            </w:r>
            <w:r w:rsidR="00465D4B">
              <w:rPr>
                <w:noProof/>
                <w:webHidden/>
              </w:rPr>
              <w:fldChar w:fldCharType="begin"/>
            </w:r>
            <w:r w:rsidR="00465D4B">
              <w:rPr>
                <w:noProof/>
                <w:webHidden/>
              </w:rPr>
              <w:instrText xml:space="preserve"> PAGEREF _Toc524351083 \h </w:instrText>
            </w:r>
            <w:r w:rsidR="00465D4B">
              <w:rPr>
                <w:noProof/>
                <w:webHidden/>
              </w:rPr>
            </w:r>
            <w:r w:rsidR="00465D4B">
              <w:rPr>
                <w:noProof/>
                <w:webHidden/>
              </w:rPr>
              <w:fldChar w:fldCharType="separate"/>
            </w:r>
            <w:r w:rsidR="00465D4B">
              <w:rPr>
                <w:noProof/>
                <w:webHidden/>
              </w:rPr>
              <w:t>9</w:t>
            </w:r>
            <w:r w:rsidR="00465D4B">
              <w:rPr>
                <w:noProof/>
                <w:webHidden/>
              </w:rPr>
              <w:fldChar w:fldCharType="end"/>
            </w:r>
          </w:hyperlink>
        </w:p>
        <w:p w:rsidR="00465D4B" w:rsidRDefault="00CD5AA5">
          <w:pPr>
            <w:pStyle w:val="TOC3"/>
            <w:tabs>
              <w:tab w:val="left" w:pos="880"/>
              <w:tab w:val="right" w:leader="dot" w:pos="9350"/>
            </w:tabs>
            <w:rPr>
              <w:rFonts w:eastAsiaTheme="minorEastAsia"/>
              <w:noProof/>
              <w:lang w:val="en-US"/>
            </w:rPr>
          </w:pPr>
          <w:hyperlink w:anchor="_Toc524351084" w:history="1">
            <w:r w:rsidR="00465D4B" w:rsidRPr="00B312C8">
              <w:rPr>
                <w:rStyle w:val="Hyperlink"/>
                <w:noProof/>
              </w:rPr>
              <w:t>d)</w:t>
            </w:r>
            <w:r w:rsidR="00465D4B">
              <w:rPr>
                <w:rFonts w:eastAsiaTheme="minorEastAsia"/>
                <w:noProof/>
                <w:lang w:val="en-US"/>
              </w:rPr>
              <w:tab/>
            </w:r>
            <w:r w:rsidR="00465D4B" w:rsidRPr="00B312C8">
              <w:rPr>
                <w:rStyle w:val="Hyperlink"/>
                <w:noProof/>
              </w:rPr>
              <w:t>La rétrospective</w:t>
            </w:r>
            <w:r w:rsidR="00465D4B">
              <w:rPr>
                <w:noProof/>
                <w:webHidden/>
              </w:rPr>
              <w:tab/>
            </w:r>
            <w:r w:rsidR="00465D4B">
              <w:rPr>
                <w:noProof/>
                <w:webHidden/>
              </w:rPr>
              <w:fldChar w:fldCharType="begin"/>
            </w:r>
            <w:r w:rsidR="00465D4B">
              <w:rPr>
                <w:noProof/>
                <w:webHidden/>
              </w:rPr>
              <w:instrText xml:space="preserve"> PAGEREF _Toc524351084 \h </w:instrText>
            </w:r>
            <w:r w:rsidR="00465D4B">
              <w:rPr>
                <w:noProof/>
                <w:webHidden/>
              </w:rPr>
            </w:r>
            <w:r w:rsidR="00465D4B">
              <w:rPr>
                <w:noProof/>
                <w:webHidden/>
              </w:rPr>
              <w:fldChar w:fldCharType="separate"/>
            </w:r>
            <w:r w:rsidR="00465D4B">
              <w:rPr>
                <w:noProof/>
                <w:webHidden/>
              </w:rPr>
              <w:t>9</w:t>
            </w:r>
            <w:r w:rsidR="00465D4B">
              <w:rPr>
                <w:noProof/>
                <w:webHidden/>
              </w:rPr>
              <w:fldChar w:fldCharType="end"/>
            </w:r>
          </w:hyperlink>
        </w:p>
        <w:p w:rsidR="00465D4B" w:rsidRDefault="00CD5AA5">
          <w:pPr>
            <w:pStyle w:val="TOC1"/>
            <w:tabs>
              <w:tab w:val="left" w:pos="440"/>
              <w:tab w:val="right" w:leader="dot" w:pos="9350"/>
            </w:tabs>
            <w:rPr>
              <w:rFonts w:eastAsiaTheme="minorEastAsia"/>
              <w:noProof/>
              <w:lang w:val="en-US"/>
            </w:rPr>
          </w:pPr>
          <w:hyperlink w:anchor="_Toc524351085" w:history="1">
            <w:r w:rsidR="00465D4B" w:rsidRPr="00B312C8">
              <w:rPr>
                <w:rStyle w:val="Hyperlink"/>
                <w:noProof/>
              </w:rPr>
              <w:t>II.</w:t>
            </w:r>
            <w:r w:rsidR="00465D4B">
              <w:rPr>
                <w:rFonts w:eastAsiaTheme="minorEastAsia"/>
                <w:noProof/>
                <w:lang w:val="en-US"/>
              </w:rPr>
              <w:tab/>
            </w:r>
            <w:r w:rsidR="00465D4B" w:rsidRPr="00B312C8">
              <w:rPr>
                <w:rStyle w:val="Hyperlink"/>
                <w:noProof/>
              </w:rPr>
              <w:t>OnBoarding - Le Duplicate Actor</w:t>
            </w:r>
            <w:r w:rsidR="00465D4B">
              <w:rPr>
                <w:noProof/>
                <w:webHidden/>
              </w:rPr>
              <w:tab/>
            </w:r>
            <w:r w:rsidR="00465D4B">
              <w:rPr>
                <w:noProof/>
                <w:webHidden/>
              </w:rPr>
              <w:fldChar w:fldCharType="begin"/>
            </w:r>
            <w:r w:rsidR="00465D4B">
              <w:rPr>
                <w:noProof/>
                <w:webHidden/>
              </w:rPr>
              <w:instrText xml:space="preserve"> PAGEREF _Toc524351085 \h </w:instrText>
            </w:r>
            <w:r w:rsidR="00465D4B">
              <w:rPr>
                <w:noProof/>
                <w:webHidden/>
              </w:rPr>
            </w:r>
            <w:r w:rsidR="00465D4B">
              <w:rPr>
                <w:noProof/>
                <w:webHidden/>
              </w:rPr>
              <w:fldChar w:fldCharType="separate"/>
            </w:r>
            <w:r w:rsidR="00465D4B">
              <w:rPr>
                <w:noProof/>
                <w:webHidden/>
              </w:rPr>
              <w:t>11</w:t>
            </w:r>
            <w:r w:rsidR="00465D4B">
              <w:rPr>
                <w:noProof/>
                <w:webHidden/>
              </w:rPr>
              <w:fldChar w:fldCharType="end"/>
            </w:r>
          </w:hyperlink>
        </w:p>
        <w:p w:rsidR="00465D4B" w:rsidRDefault="00CD5AA5">
          <w:pPr>
            <w:pStyle w:val="TOC2"/>
            <w:tabs>
              <w:tab w:val="left" w:pos="660"/>
              <w:tab w:val="right" w:leader="dot" w:pos="9350"/>
            </w:tabs>
            <w:rPr>
              <w:rFonts w:eastAsiaTheme="minorEastAsia"/>
              <w:noProof/>
              <w:lang w:val="en-US"/>
            </w:rPr>
          </w:pPr>
          <w:hyperlink w:anchor="_Toc524351086" w:history="1">
            <w:r w:rsidR="00465D4B" w:rsidRPr="00B312C8">
              <w:rPr>
                <w:rStyle w:val="Hyperlink"/>
                <w:noProof/>
                <w:lang w:val="fr-LU"/>
              </w:rPr>
              <w:t>1.</w:t>
            </w:r>
            <w:r w:rsidR="00465D4B">
              <w:rPr>
                <w:rFonts w:eastAsiaTheme="minorEastAsia"/>
                <w:noProof/>
                <w:lang w:val="en-US"/>
              </w:rPr>
              <w:tab/>
            </w:r>
            <w:r w:rsidR="00465D4B" w:rsidRPr="00B312C8">
              <w:rPr>
                <w:rStyle w:val="Hyperlink"/>
                <w:noProof/>
                <w:lang w:val="fr-LU"/>
              </w:rPr>
              <w:t>Introduction</w:t>
            </w:r>
            <w:r w:rsidR="00465D4B">
              <w:rPr>
                <w:noProof/>
                <w:webHidden/>
              </w:rPr>
              <w:tab/>
            </w:r>
            <w:r w:rsidR="00465D4B">
              <w:rPr>
                <w:noProof/>
                <w:webHidden/>
              </w:rPr>
              <w:fldChar w:fldCharType="begin"/>
            </w:r>
            <w:r w:rsidR="00465D4B">
              <w:rPr>
                <w:noProof/>
                <w:webHidden/>
              </w:rPr>
              <w:instrText xml:space="preserve"> PAGEREF _Toc524351086 \h </w:instrText>
            </w:r>
            <w:r w:rsidR="00465D4B">
              <w:rPr>
                <w:noProof/>
                <w:webHidden/>
              </w:rPr>
            </w:r>
            <w:r w:rsidR="00465D4B">
              <w:rPr>
                <w:noProof/>
                <w:webHidden/>
              </w:rPr>
              <w:fldChar w:fldCharType="separate"/>
            </w:r>
            <w:r w:rsidR="00465D4B">
              <w:rPr>
                <w:noProof/>
                <w:webHidden/>
              </w:rPr>
              <w:t>11</w:t>
            </w:r>
            <w:r w:rsidR="00465D4B">
              <w:rPr>
                <w:noProof/>
                <w:webHidden/>
              </w:rPr>
              <w:fldChar w:fldCharType="end"/>
            </w:r>
          </w:hyperlink>
        </w:p>
        <w:p w:rsidR="00465D4B" w:rsidRDefault="00CD5AA5">
          <w:pPr>
            <w:pStyle w:val="TOC2"/>
            <w:tabs>
              <w:tab w:val="left" w:pos="660"/>
              <w:tab w:val="right" w:leader="dot" w:pos="9350"/>
            </w:tabs>
            <w:rPr>
              <w:rFonts w:eastAsiaTheme="minorEastAsia"/>
              <w:noProof/>
              <w:lang w:val="en-US"/>
            </w:rPr>
          </w:pPr>
          <w:hyperlink w:anchor="_Toc524351087" w:history="1">
            <w:r w:rsidR="00465D4B" w:rsidRPr="00B312C8">
              <w:rPr>
                <w:rStyle w:val="Hyperlink"/>
                <w:noProof/>
                <w:lang w:val="fr-LU"/>
              </w:rPr>
              <w:t>2.</w:t>
            </w:r>
            <w:r w:rsidR="00465D4B">
              <w:rPr>
                <w:rFonts w:eastAsiaTheme="minorEastAsia"/>
                <w:noProof/>
                <w:lang w:val="en-US"/>
              </w:rPr>
              <w:tab/>
            </w:r>
            <w:r w:rsidR="00465D4B" w:rsidRPr="00B312C8">
              <w:rPr>
                <w:rStyle w:val="Hyperlink"/>
                <w:noProof/>
                <w:lang w:val="fr-LU"/>
              </w:rPr>
              <w:t>Situation au 30 Juin 2018</w:t>
            </w:r>
            <w:r w:rsidR="00465D4B">
              <w:rPr>
                <w:noProof/>
                <w:webHidden/>
              </w:rPr>
              <w:tab/>
            </w:r>
            <w:r w:rsidR="00465D4B">
              <w:rPr>
                <w:noProof/>
                <w:webHidden/>
              </w:rPr>
              <w:fldChar w:fldCharType="begin"/>
            </w:r>
            <w:r w:rsidR="00465D4B">
              <w:rPr>
                <w:noProof/>
                <w:webHidden/>
              </w:rPr>
              <w:instrText xml:space="preserve"> PAGEREF _Toc524351087 \h </w:instrText>
            </w:r>
            <w:r w:rsidR="00465D4B">
              <w:rPr>
                <w:noProof/>
                <w:webHidden/>
              </w:rPr>
            </w:r>
            <w:r w:rsidR="00465D4B">
              <w:rPr>
                <w:noProof/>
                <w:webHidden/>
              </w:rPr>
              <w:fldChar w:fldCharType="separate"/>
            </w:r>
            <w:r w:rsidR="00465D4B">
              <w:rPr>
                <w:noProof/>
                <w:webHidden/>
              </w:rPr>
              <w:t>12</w:t>
            </w:r>
            <w:r w:rsidR="00465D4B">
              <w:rPr>
                <w:noProof/>
                <w:webHidden/>
              </w:rPr>
              <w:fldChar w:fldCharType="end"/>
            </w:r>
          </w:hyperlink>
        </w:p>
        <w:p w:rsidR="00465D4B" w:rsidRDefault="00CD5AA5">
          <w:pPr>
            <w:pStyle w:val="TOC2"/>
            <w:tabs>
              <w:tab w:val="left" w:pos="660"/>
              <w:tab w:val="right" w:leader="dot" w:pos="9350"/>
            </w:tabs>
            <w:rPr>
              <w:rFonts w:eastAsiaTheme="minorEastAsia"/>
              <w:noProof/>
              <w:lang w:val="en-US"/>
            </w:rPr>
          </w:pPr>
          <w:hyperlink w:anchor="_Toc524351088" w:history="1">
            <w:r w:rsidR="00465D4B" w:rsidRPr="00B312C8">
              <w:rPr>
                <w:rStyle w:val="Hyperlink"/>
                <w:noProof/>
                <w:lang w:val="fr-LU"/>
              </w:rPr>
              <w:t>3.</w:t>
            </w:r>
            <w:r w:rsidR="00465D4B">
              <w:rPr>
                <w:rFonts w:eastAsiaTheme="minorEastAsia"/>
                <w:noProof/>
                <w:lang w:val="en-US"/>
              </w:rPr>
              <w:tab/>
            </w:r>
            <w:r w:rsidR="00465D4B" w:rsidRPr="00B312C8">
              <w:rPr>
                <w:rStyle w:val="Hyperlink"/>
                <w:noProof/>
                <w:lang w:val="fr-LU"/>
              </w:rPr>
              <w:t>Analyse de l’origine des Duplicate Actors</w:t>
            </w:r>
            <w:r w:rsidR="00465D4B">
              <w:rPr>
                <w:noProof/>
                <w:webHidden/>
              </w:rPr>
              <w:tab/>
            </w:r>
            <w:r w:rsidR="00465D4B">
              <w:rPr>
                <w:noProof/>
                <w:webHidden/>
              </w:rPr>
              <w:fldChar w:fldCharType="begin"/>
            </w:r>
            <w:r w:rsidR="00465D4B">
              <w:rPr>
                <w:noProof/>
                <w:webHidden/>
              </w:rPr>
              <w:instrText xml:space="preserve"> PAGEREF _Toc524351088 \h </w:instrText>
            </w:r>
            <w:r w:rsidR="00465D4B">
              <w:rPr>
                <w:noProof/>
                <w:webHidden/>
              </w:rPr>
            </w:r>
            <w:r w:rsidR="00465D4B">
              <w:rPr>
                <w:noProof/>
                <w:webHidden/>
              </w:rPr>
              <w:fldChar w:fldCharType="separate"/>
            </w:r>
            <w:r w:rsidR="00465D4B">
              <w:rPr>
                <w:noProof/>
                <w:webHidden/>
              </w:rPr>
              <w:t>14</w:t>
            </w:r>
            <w:r w:rsidR="00465D4B">
              <w:rPr>
                <w:noProof/>
                <w:webHidden/>
              </w:rPr>
              <w:fldChar w:fldCharType="end"/>
            </w:r>
          </w:hyperlink>
        </w:p>
        <w:p w:rsidR="00465D4B" w:rsidRDefault="00CD5AA5">
          <w:pPr>
            <w:pStyle w:val="TOC2"/>
            <w:tabs>
              <w:tab w:val="left" w:pos="660"/>
              <w:tab w:val="right" w:leader="dot" w:pos="9350"/>
            </w:tabs>
            <w:rPr>
              <w:rFonts w:eastAsiaTheme="minorEastAsia"/>
              <w:noProof/>
              <w:lang w:val="en-US"/>
            </w:rPr>
          </w:pPr>
          <w:hyperlink w:anchor="_Toc524351089" w:history="1">
            <w:r w:rsidR="00465D4B" w:rsidRPr="00B312C8">
              <w:rPr>
                <w:rStyle w:val="Hyperlink"/>
                <w:noProof/>
                <w:lang w:val="fr-LU"/>
              </w:rPr>
              <w:t>4.</w:t>
            </w:r>
            <w:r w:rsidR="00465D4B">
              <w:rPr>
                <w:rFonts w:eastAsiaTheme="minorEastAsia"/>
                <w:noProof/>
                <w:lang w:val="en-US"/>
              </w:rPr>
              <w:tab/>
            </w:r>
            <w:r w:rsidR="00465D4B" w:rsidRPr="00B312C8">
              <w:rPr>
                <w:rStyle w:val="Hyperlink"/>
                <w:noProof/>
                <w:lang w:val="fr-LU"/>
              </w:rPr>
              <w:t>Duplicate Actor Processus 2.0</w:t>
            </w:r>
            <w:r w:rsidR="00465D4B">
              <w:rPr>
                <w:noProof/>
                <w:webHidden/>
              </w:rPr>
              <w:tab/>
            </w:r>
            <w:r w:rsidR="00465D4B">
              <w:rPr>
                <w:noProof/>
                <w:webHidden/>
              </w:rPr>
              <w:fldChar w:fldCharType="begin"/>
            </w:r>
            <w:r w:rsidR="00465D4B">
              <w:rPr>
                <w:noProof/>
                <w:webHidden/>
              </w:rPr>
              <w:instrText xml:space="preserve"> PAGEREF _Toc524351089 \h </w:instrText>
            </w:r>
            <w:r w:rsidR="00465D4B">
              <w:rPr>
                <w:noProof/>
                <w:webHidden/>
              </w:rPr>
            </w:r>
            <w:r w:rsidR="00465D4B">
              <w:rPr>
                <w:noProof/>
                <w:webHidden/>
              </w:rPr>
              <w:fldChar w:fldCharType="separate"/>
            </w:r>
            <w:r w:rsidR="00465D4B">
              <w:rPr>
                <w:noProof/>
                <w:webHidden/>
              </w:rPr>
              <w:t>16</w:t>
            </w:r>
            <w:r w:rsidR="00465D4B">
              <w:rPr>
                <w:noProof/>
                <w:webHidden/>
              </w:rPr>
              <w:fldChar w:fldCharType="end"/>
            </w:r>
          </w:hyperlink>
        </w:p>
        <w:p w:rsidR="00465D4B" w:rsidRDefault="00CD5AA5">
          <w:pPr>
            <w:pStyle w:val="TOC2"/>
            <w:tabs>
              <w:tab w:val="left" w:pos="660"/>
              <w:tab w:val="right" w:leader="dot" w:pos="9350"/>
            </w:tabs>
            <w:rPr>
              <w:rFonts w:eastAsiaTheme="minorEastAsia"/>
              <w:noProof/>
              <w:lang w:val="en-US"/>
            </w:rPr>
          </w:pPr>
          <w:hyperlink w:anchor="_Toc524351090" w:history="1">
            <w:r w:rsidR="00465D4B" w:rsidRPr="00B312C8">
              <w:rPr>
                <w:rStyle w:val="Hyperlink"/>
                <w:noProof/>
                <w:lang w:val="fr-LU"/>
              </w:rPr>
              <w:t>5.</w:t>
            </w:r>
            <w:r w:rsidR="00465D4B">
              <w:rPr>
                <w:rFonts w:eastAsiaTheme="minorEastAsia"/>
                <w:noProof/>
                <w:lang w:val="en-US"/>
              </w:rPr>
              <w:tab/>
            </w:r>
            <w:r w:rsidR="00465D4B" w:rsidRPr="00B312C8">
              <w:rPr>
                <w:rStyle w:val="Hyperlink"/>
                <w:noProof/>
                <w:lang w:val="fr-LU"/>
              </w:rPr>
              <w:t>Duplicate Actor, Contentieux et clôture de prospect au 20 Aout 2018</w:t>
            </w:r>
            <w:r w:rsidR="00465D4B">
              <w:rPr>
                <w:noProof/>
                <w:webHidden/>
              </w:rPr>
              <w:tab/>
            </w:r>
            <w:r w:rsidR="00465D4B">
              <w:rPr>
                <w:noProof/>
                <w:webHidden/>
              </w:rPr>
              <w:fldChar w:fldCharType="begin"/>
            </w:r>
            <w:r w:rsidR="00465D4B">
              <w:rPr>
                <w:noProof/>
                <w:webHidden/>
              </w:rPr>
              <w:instrText xml:space="preserve"> PAGEREF _Toc524351090 \h </w:instrText>
            </w:r>
            <w:r w:rsidR="00465D4B">
              <w:rPr>
                <w:noProof/>
                <w:webHidden/>
              </w:rPr>
            </w:r>
            <w:r w:rsidR="00465D4B">
              <w:rPr>
                <w:noProof/>
                <w:webHidden/>
              </w:rPr>
              <w:fldChar w:fldCharType="separate"/>
            </w:r>
            <w:r w:rsidR="00465D4B">
              <w:rPr>
                <w:noProof/>
                <w:webHidden/>
              </w:rPr>
              <w:t>17</w:t>
            </w:r>
            <w:r w:rsidR="00465D4B">
              <w:rPr>
                <w:noProof/>
                <w:webHidden/>
              </w:rPr>
              <w:fldChar w:fldCharType="end"/>
            </w:r>
          </w:hyperlink>
        </w:p>
        <w:p w:rsidR="00465D4B" w:rsidRDefault="00CD5AA5">
          <w:pPr>
            <w:pStyle w:val="TOC2"/>
            <w:tabs>
              <w:tab w:val="left" w:pos="660"/>
              <w:tab w:val="right" w:leader="dot" w:pos="9350"/>
            </w:tabs>
            <w:rPr>
              <w:rFonts w:eastAsiaTheme="minorEastAsia"/>
              <w:noProof/>
              <w:lang w:val="en-US"/>
            </w:rPr>
          </w:pPr>
          <w:hyperlink w:anchor="_Toc524351091" w:history="1">
            <w:r w:rsidR="00465D4B" w:rsidRPr="00B312C8">
              <w:rPr>
                <w:rStyle w:val="Hyperlink"/>
                <w:noProof/>
                <w:lang w:val="fr-LU"/>
              </w:rPr>
              <w:t>6.</w:t>
            </w:r>
            <w:r w:rsidR="00465D4B">
              <w:rPr>
                <w:rFonts w:eastAsiaTheme="minorEastAsia"/>
                <w:noProof/>
                <w:lang w:val="en-US"/>
              </w:rPr>
              <w:tab/>
            </w:r>
            <w:r w:rsidR="00465D4B" w:rsidRPr="00B312C8">
              <w:rPr>
                <w:rStyle w:val="Hyperlink"/>
                <w:noProof/>
                <w:lang w:val="fr-LU"/>
              </w:rPr>
              <w:t>Prochaines améliorations possibles</w:t>
            </w:r>
            <w:r w:rsidR="00465D4B">
              <w:rPr>
                <w:noProof/>
                <w:webHidden/>
              </w:rPr>
              <w:tab/>
            </w:r>
            <w:r w:rsidR="00465D4B">
              <w:rPr>
                <w:noProof/>
                <w:webHidden/>
              </w:rPr>
              <w:fldChar w:fldCharType="begin"/>
            </w:r>
            <w:r w:rsidR="00465D4B">
              <w:rPr>
                <w:noProof/>
                <w:webHidden/>
              </w:rPr>
              <w:instrText xml:space="preserve"> PAGEREF _Toc524351091 \h </w:instrText>
            </w:r>
            <w:r w:rsidR="00465D4B">
              <w:rPr>
                <w:noProof/>
                <w:webHidden/>
              </w:rPr>
            </w:r>
            <w:r w:rsidR="00465D4B">
              <w:rPr>
                <w:noProof/>
                <w:webHidden/>
              </w:rPr>
              <w:fldChar w:fldCharType="separate"/>
            </w:r>
            <w:r w:rsidR="00465D4B">
              <w:rPr>
                <w:noProof/>
                <w:webHidden/>
              </w:rPr>
              <w:t>19</w:t>
            </w:r>
            <w:r w:rsidR="00465D4B">
              <w:rPr>
                <w:noProof/>
                <w:webHidden/>
              </w:rPr>
              <w:fldChar w:fldCharType="end"/>
            </w:r>
          </w:hyperlink>
        </w:p>
        <w:p w:rsidR="00465D4B" w:rsidRDefault="00CD5AA5">
          <w:pPr>
            <w:pStyle w:val="TOC1"/>
            <w:tabs>
              <w:tab w:val="right" w:leader="dot" w:pos="9350"/>
            </w:tabs>
            <w:rPr>
              <w:rFonts w:eastAsiaTheme="minorEastAsia"/>
              <w:noProof/>
              <w:lang w:val="en-US"/>
            </w:rPr>
          </w:pPr>
          <w:hyperlink w:anchor="_Toc524351092" w:history="1">
            <w:r w:rsidR="00465D4B" w:rsidRPr="00B312C8">
              <w:rPr>
                <w:rStyle w:val="Hyperlink"/>
                <w:noProof/>
              </w:rPr>
              <w:t>Conclusion</w:t>
            </w:r>
            <w:r w:rsidR="00465D4B">
              <w:rPr>
                <w:noProof/>
                <w:webHidden/>
              </w:rPr>
              <w:tab/>
            </w:r>
            <w:r w:rsidR="00465D4B">
              <w:rPr>
                <w:noProof/>
                <w:webHidden/>
              </w:rPr>
              <w:fldChar w:fldCharType="begin"/>
            </w:r>
            <w:r w:rsidR="00465D4B">
              <w:rPr>
                <w:noProof/>
                <w:webHidden/>
              </w:rPr>
              <w:instrText xml:space="preserve"> PAGEREF _Toc524351092 \h </w:instrText>
            </w:r>
            <w:r w:rsidR="00465D4B">
              <w:rPr>
                <w:noProof/>
                <w:webHidden/>
              </w:rPr>
            </w:r>
            <w:r w:rsidR="00465D4B">
              <w:rPr>
                <w:noProof/>
                <w:webHidden/>
              </w:rPr>
              <w:fldChar w:fldCharType="separate"/>
            </w:r>
            <w:r w:rsidR="00465D4B">
              <w:rPr>
                <w:noProof/>
                <w:webHidden/>
              </w:rPr>
              <w:t>20</w:t>
            </w:r>
            <w:r w:rsidR="00465D4B">
              <w:rPr>
                <w:noProof/>
                <w:webHidden/>
              </w:rPr>
              <w:fldChar w:fldCharType="end"/>
            </w:r>
          </w:hyperlink>
        </w:p>
        <w:p w:rsidR="00513E63" w:rsidRDefault="003444CF">
          <w:pPr>
            <w:rPr>
              <w:b/>
              <w:bCs/>
            </w:rPr>
          </w:pPr>
          <w:r>
            <w:rPr>
              <w:b/>
              <w:bCs/>
            </w:rPr>
            <w:fldChar w:fldCharType="end"/>
          </w:r>
        </w:p>
      </w:sdtContent>
    </w:sdt>
    <w:p w:rsidR="00513E63" w:rsidRDefault="00513E63" w:rsidP="00513E63">
      <w:r>
        <w:br w:type="page"/>
      </w:r>
    </w:p>
    <w:p w:rsidR="00D2020E" w:rsidRDefault="00513E63" w:rsidP="00513E63">
      <w:pPr>
        <w:pStyle w:val="Heading1"/>
      </w:pPr>
      <w:bookmarkStart w:id="0" w:name="_Toc524351070"/>
      <w:r>
        <w:t>Remerciement</w:t>
      </w:r>
      <w:bookmarkEnd w:id="0"/>
    </w:p>
    <w:p w:rsidR="00D2020E" w:rsidRPr="00D2020E" w:rsidRDefault="00D2020E" w:rsidP="00D2020E"/>
    <w:p w:rsidR="00D2020E" w:rsidRPr="00DE0760" w:rsidRDefault="00D2020E" w:rsidP="002F01A8">
      <w:pPr>
        <w:spacing w:line="24" w:lineRule="atLeast"/>
        <w:jc w:val="both"/>
        <w:rPr>
          <w:rFonts w:cs="Calibri"/>
        </w:rPr>
      </w:pPr>
      <w:r w:rsidRPr="00DE0760">
        <w:rPr>
          <w:rFonts w:cs="Calibri"/>
        </w:rPr>
        <w:t>Je tiens</w:t>
      </w:r>
      <w:r>
        <w:rPr>
          <w:rFonts w:cs="Calibri"/>
        </w:rPr>
        <w:t xml:space="preserve"> tout d’abord</w:t>
      </w:r>
      <w:r w:rsidRPr="00DE0760">
        <w:rPr>
          <w:rFonts w:cs="Calibri"/>
        </w:rPr>
        <w:t xml:space="preserve"> à saluer l’ensemble des personnes qui ont contribué au succès de mon stage et </w:t>
      </w:r>
      <w:r>
        <w:rPr>
          <w:rFonts w:cs="Calibri"/>
        </w:rPr>
        <w:t>les gratifier pour</w:t>
      </w:r>
      <w:r w:rsidRPr="00DE0760">
        <w:rPr>
          <w:rFonts w:cs="Calibri"/>
        </w:rPr>
        <w:t xml:space="preserve"> l’aide qu’ils ont pu m’apporter.</w:t>
      </w:r>
    </w:p>
    <w:p w:rsidR="00D2020E" w:rsidRPr="00DE0760" w:rsidRDefault="00D2020E" w:rsidP="002F01A8">
      <w:pPr>
        <w:spacing w:line="24" w:lineRule="atLeast"/>
        <w:jc w:val="both"/>
        <w:rPr>
          <w:rFonts w:cs="Calibri"/>
        </w:rPr>
      </w:pPr>
      <w:r w:rsidRPr="00DE0760">
        <w:rPr>
          <w:rFonts w:cs="Calibri"/>
        </w:rPr>
        <w:t xml:space="preserve">Je remercie Cyril GRUNSPAN, responsable de la majeur Ingénierie Financière à l’ESILV - Pôle Léonard de Vinci, pour sa confiance et pour avoir accepté ma participation à cette aventure professionnelle au sein de </w:t>
      </w:r>
      <w:r>
        <w:rPr>
          <w:rFonts w:cs="Calibri"/>
        </w:rPr>
        <w:t>la BIL – Banque International à Luxembourg</w:t>
      </w:r>
      <w:r w:rsidRPr="00DE0760">
        <w:rPr>
          <w:rFonts w:cs="Calibri"/>
        </w:rPr>
        <w:t>. Ce fut une excellente opportunité</w:t>
      </w:r>
      <w:r>
        <w:rPr>
          <w:rFonts w:cs="Calibri"/>
        </w:rPr>
        <w:t xml:space="preserve"> </w:t>
      </w:r>
      <w:r w:rsidRPr="00DE0760">
        <w:rPr>
          <w:rFonts w:cs="Calibri"/>
        </w:rPr>
        <w:t xml:space="preserve">d’enchérir mes compétences en </w:t>
      </w:r>
      <w:r>
        <w:rPr>
          <w:rFonts w:cs="Calibri"/>
        </w:rPr>
        <w:t>analyse</w:t>
      </w:r>
      <w:r w:rsidRPr="00DE0760">
        <w:rPr>
          <w:rFonts w:cs="Calibri"/>
        </w:rPr>
        <w:t xml:space="preserve"> et de vivre une nouvelle expérience de travail en équipe.</w:t>
      </w:r>
    </w:p>
    <w:p w:rsidR="00D2020E" w:rsidRPr="00DE0760" w:rsidRDefault="00D2020E" w:rsidP="002F01A8">
      <w:pPr>
        <w:spacing w:line="24" w:lineRule="atLeast"/>
        <w:jc w:val="both"/>
        <w:rPr>
          <w:rFonts w:cs="Calibri"/>
        </w:rPr>
      </w:pPr>
      <w:r w:rsidRPr="00DE0760">
        <w:rPr>
          <w:rFonts w:cs="Calibri"/>
        </w:rPr>
        <w:t xml:space="preserve">Ce stage n’aurait jamais eu lieu sans la </w:t>
      </w:r>
      <w:r>
        <w:rPr>
          <w:rFonts w:cs="Calibri"/>
        </w:rPr>
        <w:t xml:space="preserve">confiance qu’a su me </w:t>
      </w:r>
      <w:ins w:id="1" w:author="Mansy David (BIL)" w:date="2018-09-11T14:33:00Z">
        <w:r w:rsidR="00CD5AA5">
          <w:rPr>
            <w:rFonts w:cs="Calibri"/>
          </w:rPr>
          <w:t>montrer</w:t>
        </w:r>
      </w:ins>
      <w:del w:id="2" w:author="Mansy David (BIL)" w:date="2018-09-11T14:33:00Z">
        <w:r w:rsidDel="00CD5AA5">
          <w:rPr>
            <w:rFonts w:cs="Calibri"/>
          </w:rPr>
          <w:delText>monter</w:delText>
        </w:r>
      </w:del>
      <w:r>
        <w:rPr>
          <w:rFonts w:cs="Calibri"/>
        </w:rPr>
        <w:t xml:space="preserve"> David Mansy, lors de notre entretien puis tout du long de mon stage. Je tiens notamment à le remercier pour son soutien et ses conseils qui ont su</w:t>
      </w:r>
      <w:del w:id="3" w:author="Mansy David (BIL)" w:date="2018-09-11T14:58:00Z">
        <w:r w:rsidDel="00FE427B">
          <w:rPr>
            <w:rFonts w:cs="Calibri"/>
          </w:rPr>
          <w:delText>ent</w:delText>
        </w:r>
      </w:del>
      <w:r>
        <w:rPr>
          <w:rFonts w:cs="Calibri"/>
        </w:rPr>
        <w:t xml:space="preserve"> se montrer déterminant</w:t>
      </w:r>
      <w:r w:rsidRPr="00DE0760">
        <w:rPr>
          <w:rFonts w:cs="Calibri"/>
        </w:rPr>
        <w:t>.</w:t>
      </w:r>
    </w:p>
    <w:p w:rsidR="00D2020E" w:rsidRPr="00DE0760" w:rsidRDefault="00D2020E" w:rsidP="002F01A8">
      <w:pPr>
        <w:spacing w:line="24" w:lineRule="atLeast"/>
        <w:jc w:val="both"/>
        <w:rPr>
          <w:rFonts w:cs="Calibri"/>
        </w:rPr>
      </w:pPr>
      <w:r w:rsidRPr="00DE0760">
        <w:rPr>
          <w:rFonts w:cs="Calibri"/>
        </w:rPr>
        <w:t xml:space="preserve">Ma compréhension des outils, </w:t>
      </w:r>
      <w:r>
        <w:rPr>
          <w:rFonts w:cs="Calibri"/>
        </w:rPr>
        <w:t xml:space="preserve">mon intégration et mon développement professionnel </w:t>
      </w:r>
      <w:r w:rsidRPr="00DE0760">
        <w:rPr>
          <w:rFonts w:cs="Calibri"/>
        </w:rPr>
        <w:t>n’aurait pas été la même sans</w:t>
      </w:r>
      <w:r>
        <w:rPr>
          <w:rFonts w:cs="Calibri"/>
        </w:rPr>
        <w:t xml:space="preserve"> tous les membres de</w:t>
      </w:r>
      <w:r w:rsidRPr="00DE0760">
        <w:rPr>
          <w:rFonts w:cs="Calibri"/>
        </w:rPr>
        <w:t xml:space="preserve"> l’équipe</w:t>
      </w:r>
      <w:r>
        <w:rPr>
          <w:rFonts w:cs="Calibri"/>
        </w:rPr>
        <w:t xml:space="preserve"> OnBoarding</w:t>
      </w:r>
      <w:r w:rsidRPr="00DE0760">
        <w:rPr>
          <w:rFonts w:cs="Calibri"/>
        </w:rPr>
        <w:t xml:space="preserve"> et notamment</w:t>
      </w:r>
      <w:r>
        <w:rPr>
          <w:rFonts w:cs="Calibri"/>
        </w:rPr>
        <w:t xml:space="preserve"> Dimitri Pierre,</w:t>
      </w:r>
      <w:r w:rsidRPr="00DE0760">
        <w:rPr>
          <w:rFonts w:cs="Calibri"/>
        </w:rPr>
        <w:t xml:space="preserve"> </w:t>
      </w:r>
      <w:r>
        <w:rPr>
          <w:rFonts w:cs="Calibri"/>
        </w:rPr>
        <w:t>Gaëtan</w:t>
      </w:r>
      <w:r w:rsidRPr="00DE0760">
        <w:rPr>
          <w:rFonts w:cs="Calibri"/>
        </w:rPr>
        <w:t xml:space="preserve"> </w:t>
      </w:r>
      <w:r>
        <w:rPr>
          <w:rFonts w:cs="Calibri"/>
        </w:rPr>
        <w:t>Tiers</w:t>
      </w:r>
      <w:r w:rsidRPr="00DE0760">
        <w:rPr>
          <w:rFonts w:cs="Calibri"/>
        </w:rPr>
        <w:t xml:space="preserve">, </w:t>
      </w:r>
      <w:r>
        <w:rPr>
          <w:rFonts w:cs="Calibri"/>
        </w:rPr>
        <w:t>Jonathan Sarfati</w:t>
      </w:r>
      <w:r w:rsidR="00A66AC7">
        <w:rPr>
          <w:rFonts w:cs="Calibri"/>
        </w:rPr>
        <w:t>, Alexandre Grison</w:t>
      </w:r>
      <w:r>
        <w:rPr>
          <w:rFonts w:cs="Calibri"/>
        </w:rPr>
        <w:t xml:space="preserve"> et Nicolas Voisin pour l</w:t>
      </w:r>
      <w:r w:rsidRPr="00DE0760">
        <w:rPr>
          <w:rFonts w:cs="Calibri"/>
        </w:rPr>
        <w:t>eur patience et leurs conseils</w:t>
      </w:r>
      <w:r>
        <w:rPr>
          <w:rFonts w:cs="Calibri"/>
        </w:rPr>
        <w:t>. Ils</w:t>
      </w:r>
      <w:r w:rsidRPr="00DE0760">
        <w:rPr>
          <w:rFonts w:cs="Calibri"/>
        </w:rPr>
        <w:t xml:space="preserve"> ont su m’apporter une aide précieuse au sujet des différents rouages, organisation et subtilités des </w:t>
      </w:r>
      <w:r>
        <w:rPr>
          <w:rFonts w:cs="Calibri"/>
        </w:rPr>
        <w:t>différents challenge que j’ai pu rencontrer</w:t>
      </w:r>
      <w:r w:rsidRPr="00DE0760">
        <w:rPr>
          <w:rFonts w:cs="Calibri"/>
        </w:rPr>
        <w:t xml:space="preserve"> au </w:t>
      </w:r>
      <w:r w:rsidR="00C3199D">
        <w:rPr>
          <w:rFonts w:cs="Calibri"/>
        </w:rPr>
        <w:t>cours</w:t>
      </w:r>
      <w:r w:rsidRPr="00DE0760">
        <w:rPr>
          <w:rFonts w:cs="Calibri"/>
        </w:rPr>
        <w:t xml:space="preserve"> d</w:t>
      </w:r>
      <w:r>
        <w:rPr>
          <w:rFonts w:cs="Calibri"/>
        </w:rPr>
        <w:t>e mon stage</w:t>
      </w:r>
      <w:r w:rsidRPr="00DE0760">
        <w:rPr>
          <w:rFonts w:cs="Calibri"/>
        </w:rPr>
        <w:t>.</w:t>
      </w:r>
    </w:p>
    <w:p w:rsidR="00D2020E" w:rsidRPr="00B663D3" w:rsidRDefault="00D2020E" w:rsidP="002F01A8">
      <w:pPr>
        <w:spacing w:line="24" w:lineRule="atLeast"/>
        <w:jc w:val="both"/>
      </w:pPr>
      <w:r w:rsidRPr="00DE0760">
        <w:rPr>
          <w:rFonts w:cs="Calibri"/>
        </w:rPr>
        <w:t xml:space="preserve">J’aimerais souligner le rôle de </w:t>
      </w:r>
      <w:r>
        <w:rPr>
          <w:rFonts w:cs="Calibri"/>
        </w:rPr>
        <w:t>Nathalie Knops</w:t>
      </w:r>
      <w:r w:rsidRPr="00DE0760">
        <w:rPr>
          <w:rFonts w:cs="Calibri"/>
        </w:rPr>
        <w:t xml:space="preserve">, qui, dans une période de questionnement, a su </w:t>
      </w:r>
      <w:r w:rsidRPr="00B663D3">
        <w:t>m’apporter les réponses que je cherchais afin d’être en adéquation avec les attentes du monde professionnel.</w:t>
      </w:r>
    </w:p>
    <w:p w:rsidR="00D2020E" w:rsidRDefault="00D2020E" w:rsidP="002F01A8">
      <w:pPr>
        <w:spacing w:line="24" w:lineRule="atLeast"/>
        <w:jc w:val="both"/>
        <w:rPr>
          <w:rFonts w:cs="Calibri"/>
        </w:rPr>
      </w:pPr>
      <w:r w:rsidRPr="00DE0760">
        <w:rPr>
          <w:rFonts w:cs="Calibri"/>
        </w:rPr>
        <w:t xml:space="preserve">Enfin, </w:t>
      </w:r>
      <w:r>
        <w:rPr>
          <w:rFonts w:cs="Calibri"/>
        </w:rPr>
        <w:t>je</w:t>
      </w:r>
      <w:r w:rsidRPr="00DE0760">
        <w:rPr>
          <w:rFonts w:cs="Calibri"/>
        </w:rPr>
        <w:t xml:space="preserve"> tiens à remercier l’ensemble des personnes qui m’ont permis d’écrire ce rapport de stage </w:t>
      </w:r>
      <w:r>
        <w:rPr>
          <w:rFonts w:cs="Calibri"/>
        </w:rPr>
        <w:t>par leur</w:t>
      </w:r>
      <w:r w:rsidRPr="00DE0760">
        <w:rPr>
          <w:rFonts w:cs="Calibri"/>
        </w:rPr>
        <w:t xml:space="preserve"> conseils, avis et commentaires </w:t>
      </w:r>
      <w:r>
        <w:rPr>
          <w:rFonts w:cs="Calibri"/>
        </w:rPr>
        <w:t>notamment</w:t>
      </w:r>
      <w:r w:rsidRPr="00DE0760">
        <w:rPr>
          <w:rFonts w:cs="Calibri"/>
        </w:rPr>
        <w:t xml:space="preserve"> </w:t>
      </w:r>
      <w:r>
        <w:rPr>
          <w:rFonts w:cs="Calibri"/>
        </w:rPr>
        <w:t xml:space="preserve">Gaëtan tiers </w:t>
      </w:r>
      <w:r w:rsidRPr="00DE0760">
        <w:rPr>
          <w:rFonts w:cs="Calibri"/>
        </w:rPr>
        <w:t xml:space="preserve">pour sa relecture et son aide </w:t>
      </w:r>
      <w:r>
        <w:rPr>
          <w:rFonts w:cs="Calibri"/>
        </w:rPr>
        <w:t>déterminante quelques minutes avant la réunion la plus importante de m</w:t>
      </w:r>
      <w:r w:rsidR="002F01A8">
        <w:rPr>
          <w:rFonts w:cs="Calibri"/>
        </w:rPr>
        <w:t>es débuts professionnels</w:t>
      </w:r>
      <w:r w:rsidRPr="00DE0760">
        <w:rPr>
          <w:rFonts w:cs="Calibri"/>
        </w:rPr>
        <w:t>.</w:t>
      </w:r>
    </w:p>
    <w:p w:rsidR="00513E63" w:rsidRDefault="00513E63" w:rsidP="00513E63">
      <w:pPr>
        <w:pStyle w:val="Heading1"/>
      </w:pPr>
      <w:r>
        <w:br w:type="page"/>
      </w:r>
    </w:p>
    <w:p w:rsidR="00513E63" w:rsidRDefault="00513E63" w:rsidP="00513E63">
      <w:pPr>
        <w:pStyle w:val="Heading1"/>
      </w:pPr>
      <w:bookmarkStart w:id="4" w:name="_Toc524351071"/>
      <w:r>
        <w:t>Résumé FR</w:t>
      </w:r>
      <w:bookmarkEnd w:id="4"/>
    </w:p>
    <w:p w:rsidR="00513E63" w:rsidRDefault="00513E63" w:rsidP="00513E63"/>
    <w:p w:rsidR="00202E03" w:rsidRPr="00EF5E8E" w:rsidRDefault="00202E03" w:rsidP="00202E03">
      <w:pPr>
        <w:spacing w:before="100" w:beforeAutospacing="1" w:after="100" w:afterAutospacing="1" w:line="288" w:lineRule="auto"/>
        <w:jc w:val="both"/>
        <w:rPr>
          <w:rFonts w:eastAsia="Times New Roman" w:cs="Times New Roman"/>
          <w:szCs w:val="24"/>
          <w:lang w:eastAsia="fr-FR"/>
        </w:rPr>
      </w:pPr>
      <w:r>
        <w:rPr>
          <w:rFonts w:eastAsia="Times New Roman" w:cs="Times New Roman"/>
          <w:szCs w:val="24"/>
          <w:lang w:eastAsia="fr-FR"/>
        </w:rPr>
        <w:t>Mon</w:t>
      </w:r>
      <w:r w:rsidRPr="00EF5E8E">
        <w:rPr>
          <w:rFonts w:eastAsia="Times New Roman" w:cs="Times New Roman"/>
          <w:szCs w:val="24"/>
          <w:lang w:eastAsia="fr-FR"/>
        </w:rPr>
        <w:t xml:space="preserve"> stage </w:t>
      </w:r>
      <w:r>
        <w:rPr>
          <w:rFonts w:eastAsia="Times New Roman" w:cs="Times New Roman"/>
          <w:szCs w:val="24"/>
          <w:lang w:eastAsia="fr-FR"/>
        </w:rPr>
        <w:t xml:space="preserve">de </w:t>
      </w:r>
      <w:r w:rsidRPr="00EF5E8E">
        <w:rPr>
          <w:rFonts w:eastAsia="Times New Roman" w:cs="Times New Roman"/>
          <w:szCs w:val="24"/>
          <w:lang w:eastAsia="fr-FR"/>
        </w:rPr>
        <w:t>« </w:t>
      </w:r>
      <w:r>
        <w:rPr>
          <w:rFonts w:eastAsia="Times New Roman" w:cs="Times New Roman"/>
          <w:szCs w:val="24"/>
          <w:lang w:eastAsia="fr-FR"/>
        </w:rPr>
        <w:t xml:space="preserve">Business Analyst » au sein de la BIL – Banque International à Luxembourg, </w:t>
      </w:r>
      <w:r w:rsidRPr="00EF5E8E">
        <w:rPr>
          <w:rFonts w:eastAsia="Times New Roman" w:cs="Times New Roman"/>
          <w:szCs w:val="24"/>
          <w:lang w:eastAsia="fr-FR"/>
        </w:rPr>
        <w:t xml:space="preserve">avait deux principaux axes directeurs : </w:t>
      </w:r>
      <w:del w:id="5" w:author="Mansy David (BIL)" w:date="2018-09-11T14:59:00Z">
        <w:r w:rsidDel="00FE427B">
          <w:rPr>
            <w:rFonts w:eastAsia="Times New Roman" w:cs="Times New Roman"/>
            <w:szCs w:val="24"/>
            <w:lang w:eastAsia="fr-FR"/>
          </w:rPr>
          <w:delText>A</w:delText>
        </w:r>
      </w:del>
      <w:ins w:id="6" w:author="Mansy David (BIL)" w:date="2018-09-11T14:59:00Z">
        <w:r w:rsidR="00FE427B">
          <w:rPr>
            <w:rFonts w:eastAsia="Times New Roman" w:cs="Times New Roman"/>
            <w:szCs w:val="24"/>
            <w:lang w:eastAsia="fr-FR"/>
          </w:rPr>
          <w:t>a</w:t>
        </w:r>
      </w:ins>
      <w:r>
        <w:rPr>
          <w:rFonts w:eastAsia="Times New Roman" w:cs="Times New Roman"/>
          <w:szCs w:val="24"/>
          <w:lang w:eastAsia="fr-FR"/>
        </w:rPr>
        <w:t>ssister le Product Owner dans l’ensemble des taches d’analyse</w:t>
      </w:r>
      <w:r w:rsidR="002F01A8">
        <w:rPr>
          <w:rFonts w:eastAsia="Times New Roman" w:cs="Times New Roman"/>
          <w:szCs w:val="24"/>
          <w:lang w:eastAsia="fr-FR"/>
        </w:rPr>
        <w:t xml:space="preserve"> </w:t>
      </w:r>
      <w:r>
        <w:rPr>
          <w:rFonts w:eastAsia="Times New Roman" w:cs="Times New Roman"/>
          <w:szCs w:val="24"/>
          <w:lang w:eastAsia="fr-FR"/>
        </w:rPr>
        <w:t xml:space="preserve">et </w:t>
      </w:r>
      <w:del w:id="7" w:author="Mansy David (BIL)" w:date="2018-09-11T14:59:00Z">
        <w:r w:rsidR="002F01A8" w:rsidDel="00FE427B">
          <w:rPr>
            <w:rFonts w:eastAsia="Times New Roman" w:cs="Times New Roman"/>
            <w:szCs w:val="24"/>
            <w:lang w:eastAsia="fr-FR"/>
          </w:rPr>
          <w:delText>de</w:delText>
        </w:r>
      </w:del>
      <w:r w:rsidR="002F01A8">
        <w:rPr>
          <w:rFonts w:eastAsia="Times New Roman" w:cs="Times New Roman"/>
          <w:szCs w:val="24"/>
          <w:lang w:eastAsia="fr-FR"/>
        </w:rPr>
        <w:t xml:space="preserve"> proposer</w:t>
      </w:r>
      <w:r>
        <w:rPr>
          <w:rFonts w:eastAsia="Times New Roman" w:cs="Times New Roman"/>
          <w:szCs w:val="24"/>
          <w:lang w:eastAsia="fr-FR"/>
        </w:rPr>
        <w:t xml:space="preserve"> mes compétences techniques afin d’aider</w:t>
      </w:r>
      <w:r w:rsidR="002F01A8">
        <w:rPr>
          <w:rFonts w:eastAsia="Times New Roman" w:cs="Times New Roman"/>
          <w:szCs w:val="24"/>
          <w:lang w:eastAsia="fr-FR"/>
        </w:rPr>
        <w:t xml:space="preserve"> à obtenir une vision claire d’un grand nombre de statistique autour du projet</w:t>
      </w:r>
      <w:r w:rsidRPr="00EF5E8E">
        <w:rPr>
          <w:rFonts w:eastAsia="Times New Roman" w:cs="Times New Roman"/>
          <w:szCs w:val="24"/>
          <w:lang w:eastAsia="fr-FR"/>
        </w:rPr>
        <w:t xml:space="preserve">. </w:t>
      </w:r>
    </w:p>
    <w:p w:rsidR="00202E03" w:rsidRPr="00EF5E8E" w:rsidRDefault="00202E03" w:rsidP="00C3199D">
      <w:pPr>
        <w:spacing w:before="100" w:beforeAutospacing="1" w:after="100" w:afterAutospacing="1" w:line="288" w:lineRule="auto"/>
        <w:jc w:val="both"/>
        <w:rPr>
          <w:rFonts w:eastAsia="Times New Roman" w:cs="Times New Roman"/>
          <w:szCs w:val="24"/>
          <w:lang w:eastAsia="fr-FR"/>
        </w:rPr>
      </w:pPr>
      <w:r>
        <w:rPr>
          <w:rFonts w:eastAsia="Times New Roman" w:cs="Times New Roman"/>
          <w:szCs w:val="24"/>
          <w:lang w:eastAsia="fr-FR"/>
        </w:rPr>
        <w:t xml:space="preserve">Au cours de ce stage, j’ai </w:t>
      </w:r>
      <w:r w:rsidR="000D0D39">
        <w:rPr>
          <w:rFonts w:eastAsia="Times New Roman" w:cs="Times New Roman"/>
          <w:szCs w:val="24"/>
          <w:lang w:eastAsia="fr-FR"/>
        </w:rPr>
        <w:t>eu la chance de travail</w:t>
      </w:r>
      <w:ins w:id="8" w:author="Mansy David (BIL)" w:date="2018-09-11T15:00:00Z">
        <w:r w:rsidR="00FE427B">
          <w:rPr>
            <w:rFonts w:eastAsia="Times New Roman" w:cs="Times New Roman"/>
            <w:szCs w:val="24"/>
            <w:lang w:eastAsia="fr-FR"/>
          </w:rPr>
          <w:t>ler</w:t>
        </w:r>
      </w:ins>
      <w:r w:rsidR="000D0D39">
        <w:rPr>
          <w:rFonts w:eastAsia="Times New Roman" w:cs="Times New Roman"/>
          <w:szCs w:val="24"/>
          <w:lang w:eastAsia="fr-FR"/>
        </w:rPr>
        <w:t xml:space="preserve"> dans un environnement de travail </w:t>
      </w:r>
      <w:del w:id="9" w:author="Mansy David (BIL)" w:date="2018-09-11T15:00:00Z">
        <w:r w:rsidR="007A2CC7" w:rsidDel="00FE427B">
          <w:rPr>
            <w:rFonts w:eastAsia="Times New Roman" w:cs="Times New Roman"/>
            <w:szCs w:val="24"/>
            <w:lang w:eastAsia="fr-FR"/>
          </w:rPr>
          <w:delText>challengeant</w:delText>
        </w:r>
      </w:del>
      <w:ins w:id="10" w:author="Mansy David (BIL)" w:date="2018-09-11T15:00:00Z">
        <w:r w:rsidR="00FE427B">
          <w:rPr>
            <w:rFonts w:eastAsia="Times New Roman" w:cs="Times New Roman"/>
            <w:szCs w:val="24"/>
            <w:lang w:eastAsia="fr-FR"/>
          </w:rPr>
          <w:t>???</w:t>
        </w:r>
      </w:ins>
      <w:r w:rsidR="007A2CC7">
        <w:rPr>
          <w:rFonts w:eastAsia="Times New Roman" w:cs="Times New Roman"/>
          <w:szCs w:val="24"/>
          <w:lang w:eastAsia="fr-FR"/>
        </w:rPr>
        <w:t xml:space="preserve"> et complétement inédit</w:t>
      </w:r>
      <w:r>
        <w:rPr>
          <w:rFonts w:eastAsia="Times New Roman" w:cs="Times New Roman"/>
          <w:szCs w:val="24"/>
          <w:lang w:eastAsia="fr-FR"/>
        </w:rPr>
        <w:t xml:space="preserve">. </w:t>
      </w:r>
      <w:r w:rsidR="000D0D39">
        <w:rPr>
          <w:rFonts w:eastAsia="Times New Roman" w:cs="Times New Roman"/>
          <w:szCs w:val="24"/>
          <w:lang w:eastAsia="fr-FR"/>
        </w:rPr>
        <w:t xml:space="preserve">Il m’a été permis de </w:t>
      </w:r>
      <w:r>
        <w:rPr>
          <w:rFonts w:eastAsia="Times New Roman" w:cs="Times New Roman"/>
          <w:szCs w:val="24"/>
          <w:lang w:eastAsia="fr-FR"/>
        </w:rPr>
        <w:t xml:space="preserve">découvrir le milieu bancaire, l’ensemble des problématiques lié à l’ouverture de compte en banque, </w:t>
      </w:r>
      <w:r w:rsidR="000D0D39">
        <w:rPr>
          <w:rFonts w:eastAsia="Times New Roman" w:cs="Times New Roman"/>
          <w:szCs w:val="24"/>
          <w:lang w:eastAsia="fr-FR"/>
        </w:rPr>
        <w:t>et</w:t>
      </w:r>
      <w:r w:rsidR="002F01A8">
        <w:rPr>
          <w:rFonts w:eastAsia="Times New Roman" w:cs="Times New Roman"/>
          <w:szCs w:val="24"/>
          <w:lang w:eastAsia="fr-FR"/>
        </w:rPr>
        <w:t xml:space="preserve"> d’échanger avec</w:t>
      </w:r>
      <w:r w:rsidR="000D0D39">
        <w:rPr>
          <w:rFonts w:eastAsia="Times New Roman" w:cs="Times New Roman"/>
          <w:szCs w:val="24"/>
          <w:lang w:eastAsia="fr-FR"/>
        </w:rPr>
        <w:t xml:space="preserve"> </w:t>
      </w:r>
      <w:r w:rsidR="007A2CC7">
        <w:rPr>
          <w:rFonts w:eastAsia="Times New Roman" w:cs="Times New Roman"/>
          <w:szCs w:val="24"/>
          <w:lang w:eastAsia="fr-FR"/>
        </w:rPr>
        <w:t>d</w:t>
      </w:r>
      <w:r w:rsidR="000D0D39">
        <w:rPr>
          <w:rFonts w:eastAsia="Times New Roman" w:cs="Times New Roman"/>
          <w:szCs w:val="24"/>
          <w:lang w:eastAsia="fr-FR"/>
        </w:rPr>
        <w:t xml:space="preserve">es </w:t>
      </w:r>
      <w:r w:rsidR="007A2CC7">
        <w:rPr>
          <w:rFonts w:eastAsia="Times New Roman" w:cs="Times New Roman"/>
          <w:szCs w:val="24"/>
          <w:lang w:eastAsia="fr-FR"/>
        </w:rPr>
        <w:t>départements très varié</w:t>
      </w:r>
      <w:ins w:id="11" w:author="Mansy David (BIL)" w:date="2018-09-11T15:01:00Z">
        <w:r w:rsidR="00FE427B">
          <w:rPr>
            <w:rFonts w:eastAsia="Times New Roman" w:cs="Times New Roman"/>
            <w:szCs w:val="24"/>
            <w:lang w:eastAsia="fr-FR"/>
          </w:rPr>
          <w:t>s</w:t>
        </w:r>
      </w:ins>
      <w:r w:rsidR="007A2CC7">
        <w:rPr>
          <w:rFonts w:eastAsia="Times New Roman" w:cs="Times New Roman"/>
          <w:szCs w:val="24"/>
          <w:lang w:eastAsia="fr-FR"/>
        </w:rPr>
        <w:t xml:space="preserve"> comme l’</w:t>
      </w:r>
      <w:r w:rsidR="002F01A8">
        <w:rPr>
          <w:rFonts w:eastAsia="Times New Roman" w:cs="Times New Roman"/>
          <w:szCs w:val="24"/>
          <w:lang w:eastAsia="fr-FR"/>
        </w:rPr>
        <w:t xml:space="preserve">UX, </w:t>
      </w:r>
      <w:r w:rsidR="007A2CC7">
        <w:rPr>
          <w:rFonts w:eastAsia="Times New Roman" w:cs="Times New Roman"/>
          <w:szCs w:val="24"/>
          <w:lang w:eastAsia="fr-FR"/>
        </w:rPr>
        <w:t>l’</w:t>
      </w:r>
      <w:r w:rsidR="002F01A8">
        <w:rPr>
          <w:rFonts w:eastAsia="Times New Roman" w:cs="Times New Roman"/>
          <w:szCs w:val="24"/>
          <w:lang w:eastAsia="fr-FR"/>
        </w:rPr>
        <w:t xml:space="preserve">UI, </w:t>
      </w:r>
      <w:r w:rsidR="007A2CC7">
        <w:rPr>
          <w:rFonts w:eastAsia="Times New Roman" w:cs="Times New Roman"/>
          <w:szCs w:val="24"/>
          <w:lang w:eastAsia="fr-FR"/>
        </w:rPr>
        <w:t xml:space="preserve">le </w:t>
      </w:r>
      <w:r w:rsidR="002F01A8">
        <w:rPr>
          <w:rFonts w:eastAsia="Times New Roman" w:cs="Times New Roman"/>
          <w:szCs w:val="24"/>
          <w:lang w:eastAsia="fr-FR"/>
        </w:rPr>
        <w:t xml:space="preserve">Juridique et </w:t>
      </w:r>
      <w:r w:rsidR="007A2CC7">
        <w:rPr>
          <w:rFonts w:eastAsia="Times New Roman" w:cs="Times New Roman"/>
          <w:szCs w:val="24"/>
          <w:lang w:eastAsia="fr-FR"/>
        </w:rPr>
        <w:t>l</w:t>
      </w:r>
      <w:r w:rsidR="002F01A8">
        <w:rPr>
          <w:rFonts w:eastAsia="Times New Roman" w:cs="Times New Roman"/>
          <w:szCs w:val="24"/>
          <w:lang w:eastAsia="fr-FR"/>
        </w:rPr>
        <w:t xml:space="preserve">’Architecture. </w:t>
      </w:r>
    </w:p>
    <w:p w:rsidR="00202E03" w:rsidRPr="00EF5E8E" w:rsidRDefault="00202E03" w:rsidP="00C3199D">
      <w:pPr>
        <w:spacing w:before="100" w:beforeAutospacing="1" w:after="100" w:afterAutospacing="1" w:line="288" w:lineRule="auto"/>
        <w:jc w:val="both"/>
        <w:rPr>
          <w:rFonts w:eastAsia="Times New Roman" w:cs="Times New Roman"/>
          <w:szCs w:val="24"/>
          <w:lang w:eastAsia="fr-FR"/>
        </w:rPr>
      </w:pPr>
      <w:r>
        <w:rPr>
          <w:rFonts w:eastAsia="Times New Roman" w:cs="Times New Roman"/>
          <w:szCs w:val="24"/>
          <w:lang w:eastAsia="fr-FR"/>
        </w:rPr>
        <w:t>Cette période de travail s’est déroulé</w:t>
      </w:r>
      <w:ins w:id="12" w:author="Mansy David (BIL)" w:date="2018-09-11T15:01:00Z">
        <w:r w:rsidR="00FE427B">
          <w:rPr>
            <w:rFonts w:eastAsia="Times New Roman" w:cs="Times New Roman"/>
            <w:szCs w:val="24"/>
            <w:lang w:eastAsia="fr-FR"/>
          </w:rPr>
          <w:t>e</w:t>
        </w:r>
      </w:ins>
      <w:r>
        <w:rPr>
          <w:rFonts w:eastAsia="Times New Roman" w:cs="Times New Roman"/>
          <w:szCs w:val="24"/>
          <w:lang w:eastAsia="fr-FR"/>
        </w:rPr>
        <w:t xml:space="preserve"> </w:t>
      </w:r>
      <w:r w:rsidR="007A2CC7">
        <w:rPr>
          <w:rFonts w:eastAsia="Times New Roman" w:cs="Times New Roman"/>
          <w:szCs w:val="24"/>
          <w:lang w:eastAsia="fr-FR"/>
        </w:rPr>
        <w:t xml:space="preserve">au travers de la </w:t>
      </w:r>
      <w:r>
        <w:rPr>
          <w:rFonts w:eastAsia="Times New Roman" w:cs="Times New Roman"/>
          <w:szCs w:val="24"/>
          <w:lang w:eastAsia="fr-FR"/>
        </w:rPr>
        <w:t xml:space="preserve">réalisation d’une multitude de sprint </w:t>
      </w:r>
      <w:r w:rsidR="00C3199D">
        <w:rPr>
          <w:rFonts w:eastAsia="Times New Roman" w:cs="Times New Roman"/>
          <w:szCs w:val="24"/>
          <w:lang w:eastAsia="fr-FR"/>
        </w:rPr>
        <w:t>au travers d’un Framework Scrum Agile. Cet environnement m’a permis de consolider et d’enrichir mes capacités d’analyse technique et business tout en répondant à un sujet digital challengeant.</w:t>
      </w:r>
    </w:p>
    <w:p w:rsidR="00202E03" w:rsidRDefault="00C3199D" w:rsidP="00202E03">
      <w:pPr>
        <w:spacing w:before="100" w:beforeAutospacing="1" w:after="0" w:line="288" w:lineRule="auto"/>
        <w:rPr>
          <w:rFonts w:eastAsia="Times New Roman" w:cs="Times New Roman"/>
          <w:szCs w:val="24"/>
          <w:lang w:eastAsia="fr-FR"/>
        </w:rPr>
      </w:pPr>
      <w:r>
        <w:rPr>
          <w:rFonts w:eastAsia="Times New Roman" w:cs="Times New Roman"/>
          <w:szCs w:val="24"/>
          <w:lang w:eastAsia="fr-FR"/>
        </w:rPr>
        <w:t>Mon stage m’a permis</w:t>
      </w:r>
      <w:r w:rsidR="00202E03" w:rsidRPr="00EF5E8E">
        <w:rPr>
          <w:rFonts w:eastAsia="Times New Roman" w:cs="Times New Roman"/>
          <w:szCs w:val="24"/>
          <w:lang w:eastAsia="fr-FR"/>
        </w:rPr>
        <w:t xml:space="preserve"> de :</w:t>
      </w:r>
    </w:p>
    <w:p w:rsidR="00202E03" w:rsidRPr="004A43CF" w:rsidRDefault="00C3199D" w:rsidP="00202E03">
      <w:pPr>
        <w:pStyle w:val="ListParagraph"/>
        <w:numPr>
          <w:ilvl w:val="0"/>
          <w:numId w:val="13"/>
        </w:numPr>
        <w:spacing w:before="100" w:beforeAutospacing="1" w:after="0" w:line="288" w:lineRule="auto"/>
        <w:jc w:val="both"/>
        <w:rPr>
          <w:rFonts w:eastAsia="Times New Roman" w:cs="Times New Roman"/>
          <w:szCs w:val="24"/>
          <w:lang w:eastAsia="fr-FR"/>
        </w:rPr>
      </w:pPr>
      <w:r>
        <w:rPr>
          <w:rFonts w:eastAsia="Times New Roman" w:cs="Times New Roman"/>
          <w:szCs w:val="24"/>
          <w:lang w:eastAsia="fr-FR"/>
        </w:rPr>
        <w:t>D’apprendre considérablement sur les systèmes bancaires et leur fonctionnement.</w:t>
      </w:r>
    </w:p>
    <w:p w:rsidR="00202E03" w:rsidRPr="004A43CF" w:rsidRDefault="00C3199D" w:rsidP="00202E03">
      <w:pPr>
        <w:pStyle w:val="ListParagraph"/>
        <w:numPr>
          <w:ilvl w:val="0"/>
          <w:numId w:val="13"/>
        </w:numPr>
        <w:spacing w:after="0" w:line="288" w:lineRule="auto"/>
        <w:jc w:val="both"/>
        <w:rPr>
          <w:rFonts w:eastAsia="Times New Roman" w:cs="Times New Roman"/>
          <w:szCs w:val="24"/>
          <w:lang w:eastAsia="fr-FR"/>
        </w:rPr>
      </w:pPr>
      <w:r>
        <w:rPr>
          <w:rFonts w:eastAsia="Times New Roman" w:cs="Times New Roman"/>
          <w:szCs w:val="24"/>
          <w:lang w:eastAsia="fr-FR"/>
        </w:rPr>
        <w:t>De développer une rigueur de rédaction et d’analyse précise quant a la rédaction des User Stories.</w:t>
      </w:r>
    </w:p>
    <w:p w:rsidR="00202E03" w:rsidRPr="004A43CF" w:rsidRDefault="00C3199D" w:rsidP="00202E03">
      <w:pPr>
        <w:pStyle w:val="ListParagraph"/>
        <w:numPr>
          <w:ilvl w:val="0"/>
          <w:numId w:val="13"/>
        </w:numPr>
        <w:spacing w:after="0" w:line="288" w:lineRule="auto"/>
        <w:jc w:val="both"/>
        <w:rPr>
          <w:rFonts w:eastAsia="Times New Roman" w:cs="Times New Roman"/>
          <w:szCs w:val="24"/>
          <w:lang w:eastAsia="fr-FR"/>
        </w:rPr>
      </w:pPr>
      <w:r>
        <w:rPr>
          <w:rFonts w:eastAsia="Times New Roman" w:cs="Times New Roman"/>
          <w:szCs w:val="24"/>
          <w:lang w:eastAsia="fr-FR"/>
        </w:rPr>
        <w:t xml:space="preserve">De gérer des responsabilités en étant source de proposition et de rencontrer un grand nombre des départements de la banque </w:t>
      </w:r>
    </w:p>
    <w:p w:rsidR="00202E03" w:rsidRPr="004A43CF" w:rsidRDefault="00C3199D" w:rsidP="00202E03">
      <w:pPr>
        <w:pStyle w:val="ListParagraph"/>
        <w:numPr>
          <w:ilvl w:val="0"/>
          <w:numId w:val="13"/>
        </w:numPr>
        <w:spacing w:after="0" w:line="288" w:lineRule="auto"/>
        <w:jc w:val="both"/>
        <w:rPr>
          <w:rFonts w:eastAsia="Times New Roman" w:cs="Times New Roman"/>
          <w:szCs w:val="24"/>
          <w:lang w:eastAsia="fr-FR"/>
        </w:rPr>
      </w:pPr>
      <w:r>
        <w:rPr>
          <w:rFonts w:eastAsia="Times New Roman" w:cs="Times New Roman"/>
          <w:szCs w:val="24"/>
          <w:lang w:eastAsia="fr-FR"/>
        </w:rPr>
        <w:t>De proposer mes compétences techniques afin de développer une solution permettant l’analyse et le suivi de la production des ouvertures de compte de l’application</w:t>
      </w:r>
    </w:p>
    <w:p w:rsidR="00202E03" w:rsidRPr="00EF5E8E" w:rsidRDefault="002F01A8" w:rsidP="00C3199D">
      <w:pPr>
        <w:spacing w:before="100" w:beforeAutospacing="1" w:after="100" w:afterAutospacing="1" w:line="288" w:lineRule="auto"/>
        <w:jc w:val="both"/>
        <w:rPr>
          <w:rFonts w:eastAsia="Times New Roman" w:cs="Times New Roman"/>
          <w:szCs w:val="24"/>
          <w:lang w:eastAsia="fr-FR"/>
        </w:rPr>
      </w:pPr>
      <w:r>
        <w:rPr>
          <w:rFonts w:eastAsia="Times New Roman" w:cs="Times New Roman"/>
          <w:szCs w:val="24"/>
          <w:lang w:eastAsia="fr-FR"/>
        </w:rPr>
        <w:t xml:space="preserve">De plus, </w:t>
      </w:r>
      <w:r w:rsidR="007A2CC7">
        <w:rPr>
          <w:rFonts w:eastAsia="Times New Roman" w:cs="Times New Roman"/>
          <w:szCs w:val="24"/>
          <w:lang w:eastAsia="fr-FR"/>
        </w:rPr>
        <w:t>j’ai eu le plaisir</w:t>
      </w:r>
      <w:r w:rsidR="00202E03" w:rsidRPr="00EF5E8E">
        <w:rPr>
          <w:rFonts w:eastAsia="Times New Roman" w:cs="Times New Roman"/>
          <w:szCs w:val="24"/>
          <w:lang w:eastAsia="fr-FR"/>
        </w:rPr>
        <w:t xml:space="preserve"> de </w:t>
      </w:r>
      <w:r w:rsidR="00C3199D">
        <w:rPr>
          <w:rFonts w:eastAsia="Times New Roman" w:cs="Times New Roman"/>
          <w:szCs w:val="24"/>
          <w:lang w:eastAsia="fr-FR"/>
        </w:rPr>
        <w:t>participer à une aventure humaine au sein d’une équipe hautement qualifié</w:t>
      </w:r>
      <w:ins w:id="13" w:author="Mansy David (BIL)" w:date="2018-09-11T15:02:00Z">
        <w:r w:rsidR="00FE427B">
          <w:rPr>
            <w:rFonts w:eastAsia="Times New Roman" w:cs="Times New Roman"/>
            <w:szCs w:val="24"/>
            <w:lang w:eastAsia="fr-FR"/>
          </w:rPr>
          <w:t>e</w:t>
        </w:r>
      </w:ins>
      <w:r w:rsidR="00C3199D">
        <w:rPr>
          <w:rFonts w:eastAsia="Times New Roman" w:cs="Times New Roman"/>
          <w:szCs w:val="24"/>
          <w:lang w:eastAsia="fr-FR"/>
        </w:rPr>
        <w:t xml:space="preserve"> qui m’a permis d’apprendre énormément sur des sujets techniques comme business.</w:t>
      </w:r>
    </w:p>
    <w:p w:rsidR="00202E03" w:rsidRPr="00EF5E8E" w:rsidRDefault="002F01A8" w:rsidP="00C3199D">
      <w:pPr>
        <w:spacing w:before="100" w:beforeAutospacing="1" w:after="100" w:afterAutospacing="1" w:line="288" w:lineRule="auto"/>
        <w:jc w:val="both"/>
        <w:rPr>
          <w:rFonts w:eastAsia="Times New Roman" w:cs="Times New Roman"/>
          <w:szCs w:val="24"/>
          <w:lang w:eastAsia="fr-FR"/>
        </w:rPr>
      </w:pPr>
      <w:r>
        <w:rPr>
          <w:rFonts w:eastAsia="Times New Roman" w:cs="Times New Roman"/>
          <w:szCs w:val="24"/>
          <w:lang w:eastAsia="fr-FR"/>
        </w:rPr>
        <w:t>M</w:t>
      </w:r>
      <w:r w:rsidR="00202E03" w:rsidRPr="00EF5E8E">
        <w:rPr>
          <w:rFonts w:eastAsia="Times New Roman" w:cs="Times New Roman"/>
          <w:szCs w:val="24"/>
          <w:lang w:eastAsia="fr-FR"/>
        </w:rPr>
        <w:t>a</w:t>
      </w:r>
      <w:r w:rsidR="007A2CC7">
        <w:rPr>
          <w:rFonts w:eastAsia="Times New Roman" w:cs="Times New Roman"/>
          <w:szCs w:val="24"/>
          <w:lang w:eastAsia="fr-FR"/>
        </w:rPr>
        <w:t>is ma</w:t>
      </w:r>
      <w:r w:rsidR="00202E03" w:rsidRPr="00EF5E8E">
        <w:rPr>
          <w:rFonts w:eastAsia="Times New Roman" w:cs="Times New Roman"/>
          <w:szCs w:val="24"/>
          <w:lang w:eastAsia="fr-FR"/>
        </w:rPr>
        <w:t xml:space="preserve"> plus grande satisfaction </w:t>
      </w:r>
      <w:r>
        <w:rPr>
          <w:rFonts w:eastAsia="Times New Roman" w:cs="Times New Roman"/>
          <w:szCs w:val="24"/>
          <w:lang w:eastAsia="fr-FR"/>
        </w:rPr>
        <w:t xml:space="preserve">restera </w:t>
      </w:r>
      <w:r w:rsidR="00202E03" w:rsidRPr="00EF5E8E">
        <w:rPr>
          <w:rFonts w:eastAsia="Times New Roman" w:cs="Times New Roman"/>
          <w:szCs w:val="24"/>
          <w:lang w:eastAsia="fr-FR"/>
        </w:rPr>
        <w:t>d</w:t>
      </w:r>
      <w:r>
        <w:rPr>
          <w:rFonts w:eastAsia="Times New Roman" w:cs="Times New Roman"/>
          <w:szCs w:val="24"/>
          <w:lang w:eastAsia="fr-FR"/>
        </w:rPr>
        <w:t>’avoir</w:t>
      </w:r>
      <w:r w:rsidR="00202E03" w:rsidRPr="00EF5E8E">
        <w:rPr>
          <w:rFonts w:eastAsia="Times New Roman" w:cs="Times New Roman"/>
          <w:szCs w:val="24"/>
          <w:lang w:eastAsia="fr-FR"/>
        </w:rPr>
        <w:t xml:space="preserve"> </w:t>
      </w:r>
      <w:r w:rsidR="00C3199D">
        <w:rPr>
          <w:rFonts w:eastAsia="Times New Roman" w:cs="Times New Roman"/>
          <w:szCs w:val="24"/>
          <w:lang w:eastAsia="fr-FR"/>
        </w:rPr>
        <w:t>découv</w:t>
      </w:r>
      <w:r>
        <w:rPr>
          <w:rFonts w:eastAsia="Times New Roman" w:cs="Times New Roman"/>
          <w:szCs w:val="24"/>
          <w:lang w:eastAsia="fr-FR"/>
        </w:rPr>
        <w:t>er</w:t>
      </w:r>
      <w:r w:rsidR="00C3199D">
        <w:rPr>
          <w:rFonts w:eastAsia="Times New Roman" w:cs="Times New Roman"/>
          <w:szCs w:val="24"/>
          <w:lang w:eastAsia="fr-FR"/>
        </w:rPr>
        <w:t xml:space="preserve"> l’environnement de travail Agile et de trouver ma place au sein d’une équipe rigoureuse et dynamique.</w:t>
      </w:r>
    </w:p>
    <w:p w:rsidR="00513E63" w:rsidRDefault="00513E63" w:rsidP="00513E63"/>
    <w:p w:rsidR="00513E63" w:rsidRDefault="00513E63">
      <w:r>
        <w:br w:type="page"/>
      </w:r>
    </w:p>
    <w:p w:rsidR="00513E63" w:rsidRDefault="00513E63" w:rsidP="00513E63">
      <w:pPr>
        <w:pStyle w:val="Heading1"/>
      </w:pPr>
      <w:bookmarkStart w:id="14" w:name="_Toc524351072"/>
      <w:r>
        <w:t>Résumé EN</w:t>
      </w:r>
      <w:bookmarkEnd w:id="14"/>
    </w:p>
    <w:p w:rsidR="00513E63" w:rsidRDefault="00513E63" w:rsidP="00513E63"/>
    <w:p w:rsidR="002F01A8" w:rsidRDefault="002F01A8" w:rsidP="00513E63">
      <w:r>
        <w:t>TODO</w:t>
      </w:r>
    </w:p>
    <w:p w:rsidR="00513E63" w:rsidRDefault="00513E63">
      <w:r>
        <w:br w:type="page"/>
      </w:r>
    </w:p>
    <w:p w:rsidR="00513E63" w:rsidRPr="00513E63" w:rsidRDefault="004F78E2" w:rsidP="00513E63">
      <w:pPr>
        <w:pStyle w:val="Heading1"/>
      </w:pPr>
      <w:bookmarkStart w:id="15" w:name="_Toc524351073"/>
      <w:r>
        <w:t>Introduction</w:t>
      </w:r>
      <w:bookmarkEnd w:id="15"/>
    </w:p>
    <w:p w:rsidR="00202E03" w:rsidRDefault="00202E03" w:rsidP="00513E63"/>
    <w:p w:rsidR="00202E03" w:rsidRPr="00080BBF" w:rsidRDefault="00202E03" w:rsidP="00202E03">
      <w:pPr>
        <w:spacing w:line="24" w:lineRule="atLeast"/>
        <w:jc w:val="both"/>
      </w:pPr>
      <w:r w:rsidRPr="00080BBF">
        <w:t>Suite à la transition de l’ensemble de nos habitudes et le changement de notre mode de consommation, toujours plus tourné</w:t>
      </w:r>
      <w:r>
        <w:t>s</w:t>
      </w:r>
      <w:r w:rsidRPr="00080BBF">
        <w:t xml:space="preserve"> vers le numérique, les différents potentiels/activités des entreprises ont dû évoluer. La PME, comme la Multinationale, a dû faire face à de nouveau</w:t>
      </w:r>
      <w:r>
        <w:t>x</w:t>
      </w:r>
      <w:r w:rsidRPr="00080BBF">
        <w:t xml:space="preserve"> défi</w:t>
      </w:r>
      <w:r>
        <w:t>s</w:t>
      </w:r>
      <w:r w:rsidRPr="00080BBF">
        <w:t xml:space="preserve"> au travers d</w:t>
      </w:r>
      <w:r>
        <w:t>e son organisation, de son plan</w:t>
      </w:r>
      <w:r w:rsidRPr="00080BBF">
        <w:t xml:space="preserve"> marketing ou encore sur ses moyens de distribution et de communication. Ces nouveaux challenges ont pu diversifier les marchés et proposer un changement total de nos </w:t>
      </w:r>
      <w:r w:rsidRPr="00B663D3">
        <w:t>habitudes commerciales</w:t>
      </w:r>
      <w:r w:rsidRPr="00080BBF">
        <w:t>.</w:t>
      </w:r>
    </w:p>
    <w:p w:rsidR="00202E03" w:rsidRPr="00080BBF" w:rsidRDefault="00202E03" w:rsidP="00202E03">
      <w:pPr>
        <w:spacing w:line="24" w:lineRule="atLeast"/>
        <w:jc w:val="both"/>
      </w:pPr>
      <w:r w:rsidRPr="00080BBF">
        <w:t>Les nouvelles opportunités ainsi créées ont su être exploité</w:t>
      </w:r>
      <w:r>
        <w:t>es</w:t>
      </w:r>
      <w:r w:rsidRPr="00080BBF">
        <w:t xml:space="preserve"> et rapidement développé</w:t>
      </w:r>
      <w:r>
        <w:t>es</w:t>
      </w:r>
      <w:r w:rsidRPr="00080BBF">
        <w:t xml:space="preserve"> par les acteurs les plus dynamiques</w:t>
      </w:r>
      <w:r>
        <w:t xml:space="preserve"> du marché, c</w:t>
      </w:r>
      <w:r w:rsidRPr="00080BBF">
        <w:t>réant de nouveaux élans et une nouvelle concurrence international</w:t>
      </w:r>
      <w:r>
        <w:t>e. Mais là où</w:t>
      </w:r>
      <w:r w:rsidRPr="00080BBF">
        <w:t xml:space="preserve"> certains secteurs ont su rapidement s’adapter à cette évolution technologique, le monde de la finance et notamment de la banque a dû prendre un temps pour initier cette mutation pourtant cruciale.</w:t>
      </w:r>
    </w:p>
    <w:p w:rsidR="00202E03" w:rsidRPr="00080BBF" w:rsidRDefault="00202E03" w:rsidP="00202E03">
      <w:pPr>
        <w:spacing w:line="24" w:lineRule="atLeast"/>
        <w:jc w:val="both"/>
      </w:pPr>
      <w:r w:rsidRPr="00080BBF">
        <w:t xml:space="preserve">Aujourd’hui les différents outils nécessaires </w:t>
      </w:r>
      <w:r>
        <w:t>à l’ouverture de compte en ligne</w:t>
      </w:r>
      <w:r w:rsidRPr="00080BBF">
        <w:t xml:space="preserve"> sont en place</w:t>
      </w:r>
      <w:r>
        <w:t xml:space="preserve"> dans de nombreux pays</w:t>
      </w:r>
      <w:r w:rsidRPr="00080BBF">
        <w:t>, mais le</w:t>
      </w:r>
      <w:r>
        <w:t xml:space="preserve"> Luxembourg possédait un temps de retard. En</w:t>
      </w:r>
      <w:r w:rsidRPr="00080BBF">
        <w:t xml:space="preserve"> outre cet effet de dématérialisation des activités bancaires </w:t>
      </w:r>
      <w:r>
        <w:t>a rendu les nouveaux service</w:t>
      </w:r>
      <w:ins w:id="16" w:author="Mansy David (BIL)" w:date="2018-09-11T15:04:00Z">
        <w:r w:rsidR="00FE427B">
          <w:t>s</w:t>
        </w:r>
      </w:ins>
      <w:r>
        <w:t xml:space="preserve"> d’OnBoarding digitaux primordia</w:t>
      </w:r>
      <w:ins w:id="17" w:author="Mansy David (BIL)" w:date="2018-09-11T15:04:00Z">
        <w:r w:rsidR="00FE427B">
          <w:t>ux</w:t>
        </w:r>
      </w:ins>
      <w:del w:id="18" w:author="Mansy David (BIL)" w:date="2018-09-11T15:04:00Z">
        <w:r w:rsidDel="00FE427B">
          <w:delText>le</w:delText>
        </w:r>
      </w:del>
      <w:r>
        <w:t xml:space="preserve"> pour rester dans le peloton de tête des services et activité</w:t>
      </w:r>
      <w:ins w:id="19" w:author="Mansy David (BIL)" w:date="2018-09-11T15:05:00Z">
        <w:r w:rsidR="00FE427B">
          <w:t>s</w:t>
        </w:r>
      </w:ins>
      <w:r>
        <w:t xml:space="preserve"> bancaire</w:t>
      </w:r>
      <w:ins w:id="20" w:author="Mansy David (BIL)" w:date="2018-09-11T15:05:00Z">
        <w:r w:rsidR="00FE427B">
          <w:t>s</w:t>
        </w:r>
      </w:ins>
      <w:r>
        <w:t>.</w:t>
      </w:r>
    </w:p>
    <w:p w:rsidR="00202E03" w:rsidRPr="00080BBF" w:rsidRDefault="00202E03" w:rsidP="00202E03">
      <w:pPr>
        <w:spacing w:line="24" w:lineRule="atLeast"/>
        <w:jc w:val="both"/>
      </w:pPr>
      <w:r>
        <w:t>Ainsi les grandes banques en 2018, parfois ralenti</w:t>
      </w:r>
      <w:ins w:id="21" w:author="Mansy David (BIL)" w:date="2018-09-11T15:05:00Z">
        <w:r w:rsidR="00FE427B">
          <w:t>es</w:t>
        </w:r>
      </w:ins>
      <w:r>
        <w:t xml:space="preserve"> par leur structure vieillissante et complexe sont de plus en plus nombreuse à suivre le chemin de la modernisation et du 100% digital</w:t>
      </w:r>
      <w:del w:id="22" w:author="Mansy David (BIL)" w:date="2018-09-11T15:05:00Z">
        <w:r w:rsidDel="00FE427B">
          <w:delText>e</w:delText>
        </w:r>
      </w:del>
      <w:r>
        <w:t xml:space="preserve"> mené par de plus en plus de concurrence et de produit</w:t>
      </w:r>
      <w:ins w:id="23" w:author="Mansy David (BIL)" w:date="2018-09-11T15:05:00Z">
        <w:r w:rsidR="00FE427B">
          <w:t>s</w:t>
        </w:r>
      </w:ins>
      <w:r>
        <w:t xml:space="preserve"> diversifié</w:t>
      </w:r>
      <w:ins w:id="24" w:author="Mansy David (BIL)" w:date="2018-09-11T15:05:00Z">
        <w:r w:rsidR="00FE427B">
          <w:t>s</w:t>
        </w:r>
      </w:ins>
      <w:r>
        <w:t xml:space="preserve">. </w:t>
      </w:r>
    </w:p>
    <w:p w:rsidR="00202E03" w:rsidRDefault="00202E03" w:rsidP="00202E03">
      <w:pPr>
        <w:spacing w:line="24" w:lineRule="atLeast"/>
        <w:jc w:val="both"/>
      </w:pPr>
      <w:r w:rsidRPr="00080BBF">
        <w:t xml:space="preserve">Ce stage au sein </w:t>
      </w:r>
      <w:r>
        <w:t>de la BIL – Banque International à Luxembourg</w:t>
      </w:r>
      <w:r w:rsidRPr="00080BBF">
        <w:t xml:space="preserve">, était l’opportunité </w:t>
      </w:r>
      <w:r>
        <w:t>de :</w:t>
      </w:r>
    </w:p>
    <w:p w:rsidR="00202E03" w:rsidRDefault="00202E03" w:rsidP="00202E03">
      <w:pPr>
        <w:pStyle w:val="ListParagraph"/>
        <w:numPr>
          <w:ilvl w:val="0"/>
          <w:numId w:val="12"/>
        </w:numPr>
        <w:spacing w:before="120" w:line="24" w:lineRule="atLeast"/>
        <w:jc w:val="both"/>
      </w:pPr>
      <w:r>
        <w:t>Participer à une évolution technique des services bancaire Luxembourgeois via un projet innovant et novateur au sein du Luxembourg.</w:t>
      </w:r>
    </w:p>
    <w:p w:rsidR="00202E03" w:rsidRPr="00FC6E58" w:rsidRDefault="00202E03" w:rsidP="00202E03">
      <w:pPr>
        <w:pStyle w:val="ListParagraph"/>
        <w:numPr>
          <w:ilvl w:val="0"/>
          <w:numId w:val="12"/>
        </w:numPr>
        <w:spacing w:before="120" w:line="24" w:lineRule="atLeast"/>
        <w:jc w:val="both"/>
      </w:pPr>
      <w:r>
        <w:t xml:space="preserve">Analyser, comprendre et être force de proposition afin de rendre l’ouverture de compte au sein de l’application BIL au meilleur de son potentiel. </w:t>
      </w:r>
    </w:p>
    <w:p w:rsidR="00202E03" w:rsidRDefault="00202E03" w:rsidP="00202E03">
      <w:pPr>
        <w:spacing w:line="24" w:lineRule="atLeast"/>
        <w:jc w:val="both"/>
      </w:pPr>
      <w:r w:rsidRPr="00080BBF">
        <w:t xml:space="preserve">Ainsi après avoir présenté la structure du </w:t>
      </w:r>
      <w:r>
        <w:t>BIL</w:t>
      </w:r>
      <w:r w:rsidRPr="00080BBF">
        <w:t xml:space="preserve"> et son fonctionnement, il pourra être intéressant de mettre en avant les différent</w:t>
      </w:r>
      <w:ins w:id="25" w:author="Mansy David (BIL)" w:date="2018-09-11T15:05:00Z">
        <w:r w:rsidR="00FE427B">
          <w:t>e</w:t>
        </w:r>
      </w:ins>
      <w:r w:rsidRPr="00080BBF">
        <w:t xml:space="preserve">s </w:t>
      </w:r>
      <w:r>
        <w:t>méthodologie</w:t>
      </w:r>
      <w:ins w:id="26" w:author="Mansy David (BIL)" w:date="2018-09-11T15:05:00Z">
        <w:r w:rsidR="00FE427B">
          <w:t>s</w:t>
        </w:r>
      </w:ins>
      <w:r>
        <w:t xml:space="preserve"> et connaissances qui m’ont</w:t>
      </w:r>
      <w:r w:rsidRPr="00080BBF">
        <w:t xml:space="preserve"> </w:t>
      </w:r>
      <w:r>
        <w:t xml:space="preserve">été </w:t>
      </w:r>
      <w:r w:rsidRPr="00080BBF">
        <w:t xml:space="preserve">permis de développer pendant ce stage. Pour </w:t>
      </w:r>
      <w:r>
        <w:t>comprendre le rôle d’un Business Analyst évoluant en Agile Scrum et les problématiques que j’ai pu rencontrer pendant ce stage de 6 mois</w:t>
      </w:r>
      <w:r w:rsidRPr="00080BBF">
        <w:t xml:space="preserve"> nous verrons dans une première partie la desc</w:t>
      </w:r>
      <w:r>
        <w:t xml:space="preserve">ription du Framework </w:t>
      </w:r>
      <w:proofErr w:type="spellStart"/>
      <w:ins w:id="27" w:author="Mansy David (BIL)" w:date="2018-09-11T15:06:00Z">
        <w:r w:rsidR="00FE427B">
          <w:t>Scrum</w:t>
        </w:r>
        <w:proofErr w:type="spellEnd"/>
        <w:r w:rsidR="00FE427B">
          <w:t xml:space="preserve"> (agile n’est pas un </w:t>
        </w:r>
        <w:proofErr w:type="spellStart"/>
        <w:r w:rsidR="00FE427B">
          <w:t>framework</w:t>
        </w:r>
        <w:proofErr w:type="spellEnd"/>
        <w:r w:rsidR="00FE427B">
          <w:t>)</w:t>
        </w:r>
      </w:ins>
      <w:del w:id="28" w:author="Mansy David (BIL)" w:date="2018-09-11T15:06:00Z">
        <w:r w:rsidDel="00FE427B">
          <w:delText>Agile</w:delText>
        </w:r>
      </w:del>
      <w:r w:rsidRPr="00080BBF">
        <w:t xml:space="preserve">. </w:t>
      </w:r>
      <w:r>
        <w:t>Sera</w:t>
      </w:r>
      <w:r w:rsidRPr="00080BBF">
        <w:t xml:space="preserve"> par la suite présent</w:t>
      </w:r>
      <w:ins w:id="29" w:author="Mansy David (BIL)" w:date="2018-09-11T15:06:00Z">
        <w:r w:rsidR="00FE427B">
          <w:t>é</w:t>
        </w:r>
      </w:ins>
      <w:del w:id="30" w:author="Mansy David (BIL)" w:date="2018-09-11T15:06:00Z">
        <w:r w:rsidRPr="00080BBF" w:rsidDel="00FE427B">
          <w:delText>er</w:delText>
        </w:r>
      </w:del>
      <w:r w:rsidRPr="00080BBF">
        <w:t xml:space="preserve"> </w:t>
      </w:r>
      <w:r>
        <w:t>une analyse complète d’une des problématiques les plus challengeant de mon stage. Enfin une description d’une solution VBA permettant une aide quand au suivi de la production sera présenté</w:t>
      </w:r>
      <w:ins w:id="31" w:author="Mansy David (BIL)" w:date="2018-09-11T15:07:00Z">
        <w:r w:rsidR="00FE427B">
          <w:t>e</w:t>
        </w:r>
      </w:ins>
      <w:r>
        <w:t>.</w:t>
      </w:r>
    </w:p>
    <w:p w:rsidR="00513E63" w:rsidRPr="00202E03" w:rsidRDefault="00513E63" w:rsidP="00513E63">
      <w:r>
        <w:br w:type="page"/>
      </w:r>
    </w:p>
    <w:p w:rsidR="00B85596" w:rsidRDefault="004639F0" w:rsidP="00FE4E3B">
      <w:pPr>
        <w:pStyle w:val="Heading1"/>
        <w:numPr>
          <w:ilvl w:val="0"/>
          <w:numId w:val="3"/>
        </w:numPr>
        <w:rPr>
          <w:lang w:val="fr-LU"/>
        </w:rPr>
      </w:pPr>
      <w:bookmarkStart w:id="32" w:name="_Toc524351074"/>
      <w:r>
        <w:rPr>
          <w:lang w:val="fr-LU"/>
        </w:rPr>
        <w:t>L</w:t>
      </w:r>
      <w:r w:rsidR="00FE4E3B">
        <w:rPr>
          <w:lang w:val="fr-LU"/>
        </w:rPr>
        <w:t>’environnement A</w:t>
      </w:r>
      <w:r>
        <w:rPr>
          <w:lang w:val="fr-LU"/>
        </w:rPr>
        <w:t>gile</w:t>
      </w:r>
      <w:bookmarkEnd w:id="32"/>
    </w:p>
    <w:p w:rsidR="00FE4E3B" w:rsidRPr="00FE4E3B" w:rsidRDefault="00FE4E3B" w:rsidP="00FE4E3B">
      <w:pPr>
        <w:pStyle w:val="Heading2"/>
        <w:numPr>
          <w:ilvl w:val="0"/>
          <w:numId w:val="5"/>
        </w:numPr>
        <w:rPr>
          <w:lang w:val="fr-LU"/>
        </w:rPr>
      </w:pPr>
      <w:bookmarkStart w:id="33" w:name="_Toc524351075"/>
      <w:r>
        <w:rPr>
          <w:lang w:val="fr-LU"/>
        </w:rPr>
        <w:t>Les valeurs principales de l’Agile</w:t>
      </w:r>
      <w:bookmarkEnd w:id="33"/>
    </w:p>
    <w:p w:rsidR="004639F0" w:rsidRDefault="004639F0" w:rsidP="004639F0">
      <w:pPr>
        <w:rPr>
          <w:lang w:val="fr-LU"/>
        </w:rPr>
      </w:pPr>
    </w:p>
    <w:p w:rsidR="004639F0" w:rsidRDefault="00572F7D" w:rsidP="00572F7D">
      <w:pPr>
        <w:jc w:val="both"/>
        <w:rPr>
          <w:lang w:val="fr-LU"/>
        </w:rPr>
      </w:pPr>
      <w:r>
        <w:rPr>
          <w:lang w:val="fr-LU"/>
        </w:rPr>
        <w:t xml:space="preserve">Bien que l’ESILV m’ait </w:t>
      </w:r>
      <w:r w:rsidR="00C202BC">
        <w:rPr>
          <w:lang w:val="fr-LU"/>
        </w:rPr>
        <w:t>fourni</w:t>
      </w:r>
      <w:r>
        <w:rPr>
          <w:lang w:val="fr-LU"/>
        </w:rPr>
        <w:t xml:space="preserve"> une initiation à l’environnement Agile, j’ai pu découvrir au cours de mon stage ce </w:t>
      </w:r>
      <w:del w:id="34" w:author="Mansy David (BIL)" w:date="2018-09-11T15:07:00Z">
        <w:r w:rsidDel="00FE427B">
          <w:rPr>
            <w:lang w:val="fr-LU"/>
          </w:rPr>
          <w:delText xml:space="preserve">Framework </w:delText>
        </w:r>
      </w:del>
      <w:r>
        <w:rPr>
          <w:lang w:val="fr-LU"/>
        </w:rPr>
        <w:t>d’une façon</w:t>
      </w:r>
      <w:r w:rsidR="004C2E2A">
        <w:rPr>
          <w:lang w:val="fr-LU"/>
        </w:rPr>
        <w:t xml:space="preserve"> beaucoup plus</w:t>
      </w:r>
      <w:r>
        <w:rPr>
          <w:lang w:val="fr-LU"/>
        </w:rPr>
        <w:t xml:space="preserve"> professionnel</w:t>
      </w:r>
      <w:ins w:id="35" w:author="Mansy David (BIL)" w:date="2018-09-11T15:07:00Z">
        <w:r w:rsidR="00FE427B">
          <w:rPr>
            <w:lang w:val="fr-LU"/>
          </w:rPr>
          <w:t>le</w:t>
        </w:r>
      </w:ins>
      <w:r>
        <w:rPr>
          <w:lang w:val="fr-LU"/>
        </w:rPr>
        <w:t xml:space="preserve"> et complète. Depuis plus d’un an la BIL a lancé un grand programme de transformation digital</w:t>
      </w:r>
      <w:ins w:id="36" w:author="Mansy David (BIL)" w:date="2018-09-11T15:07:00Z">
        <w:r w:rsidR="00FE427B">
          <w:rPr>
            <w:lang w:val="fr-LU"/>
          </w:rPr>
          <w:t>e</w:t>
        </w:r>
      </w:ins>
      <w:r>
        <w:rPr>
          <w:lang w:val="fr-LU"/>
        </w:rPr>
        <w:t xml:space="preserve">. Ce projet </w:t>
      </w:r>
      <w:r w:rsidR="008F6A5C">
        <w:rPr>
          <w:lang w:val="fr-LU"/>
        </w:rPr>
        <w:t>ayant</w:t>
      </w:r>
      <w:r>
        <w:rPr>
          <w:lang w:val="fr-LU"/>
        </w:rPr>
        <w:t xml:space="preserve"> pour but de moderniser l’environnement de travail de l’ensemble des équipes MVP. La banque </w:t>
      </w:r>
      <w:r w:rsidR="004C2666">
        <w:rPr>
          <w:lang w:val="fr-LU"/>
        </w:rPr>
        <w:t>a</w:t>
      </w:r>
      <w:r>
        <w:rPr>
          <w:lang w:val="fr-LU"/>
        </w:rPr>
        <w:t xml:space="preserve"> </w:t>
      </w:r>
      <w:r w:rsidR="004C2666">
        <w:rPr>
          <w:lang w:val="fr-LU"/>
        </w:rPr>
        <w:t>donc</w:t>
      </w:r>
      <w:r>
        <w:rPr>
          <w:lang w:val="fr-LU"/>
        </w:rPr>
        <w:t xml:space="preserve"> choisi </w:t>
      </w:r>
      <w:r w:rsidR="004C2666">
        <w:rPr>
          <w:lang w:val="fr-LU"/>
        </w:rPr>
        <w:t xml:space="preserve">d’introduire </w:t>
      </w:r>
      <w:r>
        <w:rPr>
          <w:lang w:val="fr-LU"/>
        </w:rPr>
        <w:t>l</w:t>
      </w:r>
      <w:r w:rsidR="004C2666">
        <w:rPr>
          <w:lang w:val="fr-LU"/>
        </w:rPr>
        <w:t xml:space="preserve">e Framework Agile </w:t>
      </w:r>
      <w:r>
        <w:rPr>
          <w:lang w:val="fr-LU"/>
        </w:rPr>
        <w:t>SCRUM au sein du plateau. Véritable révolution au sein de cette structure l’accueil fut d’abord mitigé, mais petit à petit management comme employés commence</w:t>
      </w:r>
      <w:ins w:id="37" w:author="Mansy David (BIL)" w:date="2018-09-11T15:07:00Z">
        <w:r w:rsidR="00FE427B">
          <w:rPr>
            <w:lang w:val="fr-LU"/>
          </w:rPr>
          <w:t>nt</w:t>
        </w:r>
      </w:ins>
      <w:r>
        <w:rPr>
          <w:lang w:val="fr-LU"/>
        </w:rPr>
        <w:t xml:space="preserve"> à s’</w:t>
      </w:r>
      <w:del w:id="38" w:author="Mansy David (BIL)" w:date="2018-09-11T15:08:00Z">
        <w:r w:rsidDel="00FE427B">
          <w:rPr>
            <w:lang w:val="fr-LU"/>
          </w:rPr>
          <w:delText>être</w:delText>
        </w:r>
      </w:del>
      <w:r>
        <w:rPr>
          <w:lang w:val="fr-LU"/>
        </w:rPr>
        <w:t xml:space="preserve"> habitu</w:t>
      </w:r>
      <w:ins w:id="39" w:author="Mansy David (BIL)" w:date="2018-09-11T15:08:00Z">
        <w:r w:rsidR="00FE427B">
          <w:rPr>
            <w:lang w:val="fr-LU"/>
          </w:rPr>
          <w:t>er</w:t>
        </w:r>
      </w:ins>
      <w:del w:id="40" w:author="Mansy David (BIL)" w:date="2018-09-11T15:08:00Z">
        <w:r w:rsidDel="00FE427B">
          <w:rPr>
            <w:lang w:val="fr-LU"/>
          </w:rPr>
          <w:delText>és</w:delText>
        </w:r>
      </w:del>
      <w:r>
        <w:rPr>
          <w:lang w:val="fr-LU"/>
        </w:rPr>
        <w:t xml:space="preserve"> à ces nouvelles habitudes de travail. </w:t>
      </w:r>
    </w:p>
    <w:p w:rsidR="00572F7D" w:rsidRDefault="00572F7D" w:rsidP="00572F7D">
      <w:pPr>
        <w:jc w:val="both"/>
        <w:rPr>
          <w:lang w:val="fr-LU"/>
        </w:rPr>
      </w:pPr>
      <w:r>
        <w:rPr>
          <w:lang w:val="fr-LU"/>
        </w:rPr>
        <w:t xml:space="preserve">L’environnement Agile SCRUM est basé sur quatre valeurs principales : </w:t>
      </w:r>
    </w:p>
    <w:p w:rsidR="00572F7D" w:rsidRPr="00572F7D" w:rsidRDefault="00572F7D" w:rsidP="00572F7D">
      <w:pPr>
        <w:pStyle w:val="ListParagraph"/>
        <w:numPr>
          <w:ilvl w:val="0"/>
          <w:numId w:val="2"/>
        </w:numPr>
        <w:jc w:val="both"/>
        <w:rPr>
          <w:lang w:val="fr-LU"/>
        </w:rPr>
      </w:pPr>
      <w:r w:rsidRPr="00572F7D">
        <w:rPr>
          <w:b/>
          <w:lang w:val="fr-LU"/>
        </w:rPr>
        <w:t>Les individus et leurs interactions</w:t>
      </w:r>
      <w:r w:rsidRPr="00572F7D">
        <w:rPr>
          <w:lang w:val="fr-LU"/>
        </w:rPr>
        <w:t xml:space="preserve"> plus que les processus et les outils.</w:t>
      </w:r>
    </w:p>
    <w:p w:rsidR="00572F7D" w:rsidRDefault="00572F7D" w:rsidP="00572F7D">
      <w:pPr>
        <w:pStyle w:val="ListParagraph"/>
        <w:numPr>
          <w:ilvl w:val="0"/>
          <w:numId w:val="2"/>
        </w:numPr>
        <w:jc w:val="both"/>
        <w:rPr>
          <w:lang w:val="fr-LU"/>
        </w:rPr>
      </w:pPr>
      <w:r w:rsidRPr="00572F7D">
        <w:rPr>
          <w:b/>
          <w:lang w:val="fr-LU"/>
        </w:rPr>
        <w:t>Un logiciel qui fonctionne</w:t>
      </w:r>
      <w:r w:rsidRPr="00572F7D">
        <w:rPr>
          <w:lang w:val="fr-LU"/>
        </w:rPr>
        <w:t xml:space="preserve"> plus qu’une documentation exhaustive.</w:t>
      </w:r>
    </w:p>
    <w:p w:rsidR="00572F7D" w:rsidRDefault="00572F7D" w:rsidP="00572F7D">
      <w:pPr>
        <w:pStyle w:val="ListParagraph"/>
        <w:numPr>
          <w:ilvl w:val="0"/>
          <w:numId w:val="2"/>
        </w:numPr>
        <w:jc w:val="both"/>
        <w:rPr>
          <w:lang w:val="fr-LU"/>
        </w:rPr>
      </w:pPr>
      <w:r w:rsidRPr="00572F7D">
        <w:rPr>
          <w:b/>
          <w:lang w:val="fr-LU"/>
        </w:rPr>
        <w:t>La collaboration avec les clients</w:t>
      </w:r>
      <w:r w:rsidRPr="00572F7D">
        <w:rPr>
          <w:lang w:val="fr-LU"/>
        </w:rPr>
        <w:t xml:space="preserve"> plus que la négociation contractuelle.</w:t>
      </w:r>
    </w:p>
    <w:p w:rsidR="00572F7D" w:rsidRDefault="00572F7D" w:rsidP="00572F7D">
      <w:pPr>
        <w:pStyle w:val="ListParagraph"/>
        <w:numPr>
          <w:ilvl w:val="0"/>
          <w:numId w:val="2"/>
        </w:numPr>
        <w:jc w:val="both"/>
        <w:rPr>
          <w:lang w:val="fr-LU"/>
        </w:rPr>
      </w:pPr>
      <w:r w:rsidRPr="00572F7D">
        <w:rPr>
          <w:b/>
          <w:lang w:val="fr-LU"/>
        </w:rPr>
        <w:t>L’adaptation au changement</w:t>
      </w:r>
      <w:r w:rsidRPr="00572F7D">
        <w:rPr>
          <w:lang w:val="fr-LU"/>
        </w:rPr>
        <w:t xml:space="preserve"> plus que le suivi d’un plan.</w:t>
      </w:r>
    </w:p>
    <w:p w:rsidR="00572F7D" w:rsidRDefault="004C2E2A" w:rsidP="00572F7D">
      <w:pPr>
        <w:jc w:val="both"/>
        <w:rPr>
          <w:lang w:val="fr-LU"/>
        </w:rPr>
      </w:pPr>
      <w:r>
        <w:rPr>
          <w:lang w:val="fr-LU"/>
        </w:rPr>
        <w:t>Ces</w:t>
      </w:r>
      <w:r w:rsidR="00572F7D">
        <w:rPr>
          <w:lang w:val="fr-LU"/>
        </w:rPr>
        <w:t xml:space="preserve"> valeur</w:t>
      </w:r>
      <w:r>
        <w:rPr>
          <w:lang w:val="fr-LU"/>
        </w:rPr>
        <w:t>s</w:t>
      </w:r>
      <w:r w:rsidR="00572F7D">
        <w:rPr>
          <w:lang w:val="fr-LU"/>
        </w:rPr>
        <w:t xml:space="preserve"> se traduisent en pratique par une organisation d’équipe différente </w:t>
      </w:r>
      <w:r w:rsidR="00C202BC">
        <w:rPr>
          <w:lang w:val="fr-LU"/>
        </w:rPr>
        <w:t>des gestions</w:t>
      </w:r>
      <w:r w:rsidR="00572F7D">
        <w:rPr>
          <w:lang w:val="fr-LU"/>
        </w:rPr>
        <w:t xml:space="preserve"> de projet classique (</w:t>
      </w:r>
      <w:proofErr w:type="spellStart"/>
      <w:r w:rsidR="00572F7D">
        <w:rPr>
          <w:lang w:val="fr-LU"/>
        </w:rPr>
        <w:t>Waterfall</w:t>
      </w:r>
      <w:proofErr w:type="spellEnd"/>
      <w:r w:rsidR="00572F7D">
        <w:rPr>
          <w:lang w:val="fr-LU"/>
        </w:rPr>
        <w:t>,</w:t>
      </w:r>
      <w:r w:rsidR="00CC2AB7">
        <w:rPr>
          <w:lang w:val="fr-LU"/>
        </w:rPr>
        <w:t xml:space="preserve"> cycle en V, en Spirale, etc..). Des rituels </w:t>
      </w:r>
      <w:r>
        <w:rPr>
          <w:lang w:val="fr-LU"/>
        </w:rPr>
        <w:t xml:space="preserve">agiles </w:t>
      </w:r>
      <w:r w:rsidR="00CC2AB7">
        <w:rPr>
          <w:lang w:val="fr-LU"/>
        </w:rPr>
        <w:t>sont donc instauré</w:t>
      </w:r>
      <w:r>
        <w:rPr>
          <w:lang w:val="fr-LU"/>
        </w:rPr>
        <w:t>s</w:t>
      </w:r>
      <w:r w:rsidR="00CC2AB7">
        <w:rPr>
          <w:lang w:val="fr-LU"/>
        </w:rPr>
        <w:t xml:space="preserve"> pour favoriser au maximum la transmission d’information au sein de l’équipe.</w:t>
      </w:r>
      <w:r w:rsidR="004934D5">
        <w:rPr>
          <w:lang w:val="fr-LU"/>
        </w:rPr>
        <w:t xml:space="preserve"> L’organisation du travail en est aussi </w:t>
      </w:r>
      <w:r w:rsidR="00C202BC">
        <w:rPr>
          <w:lang w:val="fr-LU"/>
        </w:rPr>
        <w:t>transformée</w:t>
      </w:r>
      <w:r w:rsidR="004934D5">
        <w:rPr>
          <w:lang w:val="fr-LU"/>
        </w:rPr>
        <w:t xml:space="preserve">, au lieu de passer des mois à analyser l’ensemble </w:t>
      </w:r>
      <w:r w:rsidR="00C202BC">
        <w:rPr>
          <w:lang w:val="fr-LU"/>
        </w:rPr>
        <w:t>des fonctionnalités</w:t>
      </w:r>
      <w:r w:rsidR="004934D5">
        <w:rPr>
          <w:lang w:val="fr-LU"/>
        </w:rPr>
        <w:t xml:space="preserve"> d’un projet, le travail e</w:t>
      </w:r>
      <w:ins w:id="41" w:author="Mansy David (BIL)" w:date="2018-09-11T15:08:00Z">
        <w:r w:rsidR="00890B36">
          <w:rPr>
            <w:lang w:val="fr-LU"/>
          </w:rPr>
          <w:t>s</w:t>
        </w:r>
      </w:ins>
      <w:r w:rsidR="004934D5">
        <w:rPr>
          <w:lang w:val="fr-LU"/>
        </w:rPr>
        <w:t>t découp</w:t>
      </w:r>
      <w:ins w:id="42" w:author="Mansy David (BIL)" w:date="2018-09-11T15:09:00Z">
        <w:r w:rsidR="00890B36">
          <w:rPr>
            <w:lang w:val="fr-LU"/>
          </w:rPr>
          <w:t>é</w:t>
        </w:r>
      </w:ins>
      <w:del w:id="43" w:author="Mansy David (BIL)" w:date="2018-09-11T15:09:00Z">
        <w:r w:rsidR="004934D5" w:rsidDel="00890B36">
          <w:rPr>
            <w:lang w:val="fr-LU"/>
          </w:rPr>
          <w:delText>er</w:delText>
        </w:r>
      </w:del>
      <w:r w:rsidR="004934D5">
        <w:rPr>
          <w:lang w:val="fr-LU"/>
        </w:rPr>
        <w:t xml:space="preserve"> en Sprint. Un Sprint rassemblera </w:t>
      </w:r>
      <w:r w:rsidR="00C202BC">
        <w:rPr>
          <w:lang w:val="fr-LU"/>
        </w:rPr>
        <w:t>un certain nombre</w:t>
      </w:r>
      <w:r w:rsidR="004934D5">
        <w:rPr>
          <w:lang w:val="fr-LU"/>
        </w:rPr>
        <w:t xml:space="preserve"> de sous fonctionnalités à instaurer en priorité. Il </w:t>
      </w:r>
      <w:r w:rsidR="00F55026">
        <w:rPr>
          <w:lang w:val="fr-LU"/>
        </w:rPr>
        <w:t>est d’</w:t>
      </w:r>
      <w:r w:rsidR="004934D5">
        <w:rPr>
          <w:lang w:val="fr-LU"/>
        </w:rPr>
        <w:t xml:space="preserve">une durée variable en fonction des équipes et des projets. </w:t>
      </w:r>
      <w:r w:rsidR="004C2666">
        <w:rPr>
          <w:lang w:val="fr-LU"/>
        </w:rPr>
        <w:t xml:space="preserve">Mon </w:t>
      </w:r>
      <w:r w:rsidR="004934D5">
        <w:rPr>
          <w:lang w:val="fr-LU"/>
        </w:rPr>
        <w:t>équipe évol</w:t>
      </w:r>
      <w:r w:rsidR="004C2666">
        <w:rPr>
          <w:lang w:val="fr-LU"/>
        </w:rPr>
        <w:t>ue</w:t>
      </w:r>
      <w:r w:rsidR="004934D5">
        <w:rPr>
          <w:lang w:val="fr-LU"/>
        </w:rPr>
        <w:t xml:space="preserve"> en Sprint de 2 semaines. Avant chacune de ces semaines de travail un certain nombre de nouvelles fonctionnalités étaient sélectionné</w:t>
      </w:r>
      <w:ins w:id="44" w:author="Mansy David (BIL)" w:date="2018-09-11T15:09:00Z">
        <w:r w:rsidR="00890B36">
          <w:rPr>
            <w:lang w:val="fr-LU"/>
          </w:rPr>
          <w:t>es</w:t>
        </w:r>
      </w:ins>
      <w:r w:rsidR="004934D5">
        <w:rPr>
          <w:lang w:val="fr-LU"/>
        </w:rPr>
        <w:t xml:space="preserve"> et développées. L’objectif principal étant de permettre une mise en production par étape mais fonctionnel dans un délai minimum. Les é</w:t>
      </w:r>
      <w:r w:rsidR="00CC2AB7">
        <w:rPr>
          <w:lang w:val="fr-LU"/>
        </w:rPr>
        <w:t>quipe</w:t>
      </w:r>
      <w:r w:rsidR="004934D5">
        <w:rPr>
          <w:lang w:val="fr-LU"/>
        </w:rPr>
        <w:t>s Agile Scrum sont</w:t>
      </w:r>
      <w:r w:rsidR="00CC2AB7">
        <w:rPr>
          <w:lang w:val="fr-LU"/>
        </w:rPr>
        <w:t xml:space="preserve"> composé</w:t>
      </w:r>
      <w:r w:rsidR="004934D5">
        <w:rPr>
          <w:lang w:val="fr-LU"/>
        </w:rPr>
        <w:t>es</w:t>
      </w:r>
      <w:r w:rsidR="00CC2AB7">
        <w:rPr>
          <w:lang w:val="fr-LU"/>
        </w:rPr>
        <w:t xml:space="preserve"> de trois parties distinctes</w:t>
      </w:r>
      <w:r w:rsidR="00FE4E3B">
        <w:rPr>
          <w:lang w:val="fr-LU"/>
        </w:rPr>
        <w:t>.</w:t>
      </w:r>
    </w:p>
    <w:p w:rsidR="00FE4E3B" w:rsidRPr="00F55026" w:rsidRDefault="00FE4E3B" w:rsidP="00FE4E3B">
      <w:pPr>
        <w:pStyle w:val="Heading2"/>
        <w:numPr>
          <w:ilvl w:val="0"/>
          <w:numId w:val="5"/>
        </w:numPr>
        <w:rPr>
          <w:lang w:val="fr-LU"/>
        </w:rPr>
      </w:pPr>
      <w:bookmarkStart w:id="45" w:name="_Toc524351076"/>
      <w:r>
        <w:rPr>
          <w:lang w:val="fr-LU"/>
        </w:rPr>
        <w:t>Composition d’une équipe Agile SCRUM</w:t>
      </w:r>
      <w:bookmarkEnd w:id="45"/>
      <w:r w:rsidRPr="00F55026">
        <w:rPr>
          <w:lang w:val="fr-LU"/>
        </w:rPr>
        <w:t xml:space="preserve"> </w:t>
      </w:r>
    </w:p>
    <w:p w:rsidR="004C2666" w:rsidRDefault="00CC2AB7" w:rsidP="004C2666">
      <w:pPr>
        <w:pStyle w:val="Heading3"/>
        <w:numPr>
          <w:ilvl w:val="0"/>
          <w:numId w:val="6"/>
        </w:numPr>
        <w:rPr>
          <w:lang w:val="fr-LU"/>
        </w:rPr>
      </w:pPr>
      <w:bookmarkStart w:id="46" w:name="_Toc524351077"/>
      <w:r>
        <w:rPr>
          <w:lang w:val="fr-LU"/>
        </w:rPr>
        <w:t>Un Product Owner</w:t>
      </w:r>
      <w:bookmarkEnd w:id="46"/>
    </w:p>
    <w:p w:rsidR="008276CB" w:rsidRPr="008276CB" w:rsidRDefault="008276CB" w:rsidP="008276CB">
      <w:pPr>
        <w:rPr>
          <w:lang w:val="fr-LU"/>
        </w:rPr>
      </w:pPr>
    </w:p>
    <w:p w:rsidR="004C2E2A" w:rsidRDefault="00CC2AB7" w:rsidP="00F55026">
      <w:pPr>
        <w:jc w:val="both"/>
        <w:rPr>
          <w:lang w:val="fr-LU"/>
        </w:rPr>
      </w:pPr>
      <w:r w:rsidRPr="004C2666">
        <w:rPr>
          <w:lang w:val="fr-LU"/>
        </w:rPr>
        <w:t>On fera bien la différence entre un Product Owner et un Chef de Projet, là où le Chef de Projet est responsable de fixer les objectifs, la stratégie, les moyens et l'organisation du projet</w:t>
      </w:r>
      <w:r w:rsidR="004C2666">
        <w:rPr>
          <w:lang w:val="fr-LU"/>
        </w:rPr>
        <w:t>. I</w:t>
      </w:r>
      <w:r w:rsidRPr="004C2666">
        <w:rPr>
          <w:lang w:val="fr-LU"/>
        </w:rPr>
        <w:t xml:space="preserve">ci un Product Owner a pour responsabilité </w:t>
      </w:r>
      <w:del w:id="47" w:author="Mansy David (BIL)" w:date="2018-09-11T15:09:00Z">
        <w:r w:rsidRPr="004C2666" w:rsidDel="00890B36">
          <w:rPr>
            <w:lang w:val="fr-LU"/>
          </w:rPr>
          <w:delText>de</w:delText>
        </w:r>
      </w:del>
      <w:r w:rsidR="00276CB5" w:rsidRPr="004C2666">
        <w:rPr>
          <w:lang w:val="fr-LU"/>
        </w:rPr>
        <w:t xml:space="preserve"> d’analyser, de découper puis de </w:t>
      </w:r>
      <w:ins w:id="48" w:author="Mansy David (BIL)" w:date="2018-09-11T15:10:00Z">
        <w:r w:rsidR="00890B36">
          <w:rPr>
            <w:lang w:val="fr-LU"/>
          </w:rPr>
          <w:t>prioriser</w:t>
        </w:r>
      </w:ins>
      <w:del w:id="49" w:author="Mansy David (BIL)" w:date="2018-09-11T15:10:00Z">
        <w:r w:rsidR="00276CB5" w:rsidRPr="004C2666" w:rsidDel="00890B36">
          <w:rPr>
            <w:lang w:val="fr-LU"/>
          </w:rPr>
          <w:delText>priori</w:delText>
        </w:r>
      </w:del>
      <w:del w:id="50" w:author="Mansy David (BIL)" w:date="2018-09-11T15:09:00Z">
        <w:r w:rsidR="00276CB5" w:rsidRPr="004C2666" w:rsidDel="00890B36">
          <w:rPr>
            <w:lang w:val="fr-LU"/>
          </w:rPr>
          <w:delText>tiser</w:delText>
        </w:r>
      </w:del>
      <w:r w:rsidR="00276CB5" w:rsidRPr="004C2666">
        <w:rPr>
          <w:lang w:val="fr-LU"/>
        </w:rPr>
        <w:t xml:space="preserve"> </w:t>
      </w:r>
      <w:r w:rsidRPr="004C2666">
        <w:rPr>
          <w:lang w:val="fr-LU"/>
        </w:rPr>
        <w:t>les besoins des différents</w:t>
      </w:r>
      <w:r w:rsidR="004C2E2A" w:rsidRPr="004C2666">
        <w:rPr>
          <w:lang w:val="fr-LU"/>
        </w:rPr>
        <w:t xml:space="preserve"> S</w:t>
      </w:r>
      <w:r w:rsidR="00276CB5" w:rsidRPr="004C2666">
        <w:rPr>
          <w:lang w:val="fr-LU"/>
        </w:rPr>
        <w:t>takeholder</w:t>
      </w:r>
      <w:r w:rsidR="004C2E2A" w:rsidRPr="004C2666">
        <w:rPr>
          <w:lang w:val="fr-LU"/>
        </w:rPr>
        <w:t>s</w:t>
      </w:r>
      <w:r w:rsidR="00276CB5" w:rsidRPr="004C2666">
        <w:rPr>
          <w:lang w:val="fr-LU"/>
        </w:rPr>
        <w:t>. Il rédigera notamment</w:t>
      </w:r>
      <w:r w:rsidR="004C2E2A" w:rsidRPr="004C2666">
        <w:rPr>
          <w:lang w:val="fr-LU"/>
        </w:rPr>
        <w:t xml:space="preserve"> des User</w:t>
      </w:r>
      <w:r w:rsidR="00276CB5" w:rsidRPr="004C2666">
        <w:rPr>
          <w:lang w:val="fr-LU"/>
        </w:rPr>
        <w:t xml:space="preserve"> Stories, description du besoin comprenant un certain nombre de critère</w:t>
      </w:r>
      <w:ins w:id="51" w:author="Mansy David (BIL)" w:date="2018-09-11T15:10:00Z">
        <w:r w:rsidR="00890B36">
          <w:rPr>
            <w:lang w:val="fr-LU"/>
          </w:rPr>
          <w:t>s</w:t>
        </w:r>
      </w:ins>
      <w:r w:rsidR="00276CB5" w:rsidRPr="004C2666">
        <w:rPr>
          <w:lang w:val="fr-LU"/>
        </w:rPr>
        <w:t xml:space="preserve"> propre</w:t>
      </w:r>
      <w:ins w:id="52" w:author="Mansy David (BIL)" w:date="2018-09-11T15:10:00Z">
        <w:r w:rsidR="00890B36">
          <w:rPr>
            <w:lang w:val="fr-LU"/>
          </w:rPr>
          <w:t>s</w:t>
        </w:r>
      </w:ins>
      <w:r w:rsidR="00276CB5" w:rsidRPr="004C2666">
        <w:rPr>
          <w:lang w:val="fr-LU"/>
        </w:rPr>
        <w:t xml:space="preserve"> </w:t>
      </w:r>
      <w:r w:rsidR="004C2E2A" w:rsidRPr="004C2666">
        <w:rPr>
          <w:lang w:val="fr-LU"/>
        </w:rPr>
        <w:t>à</w:t>
      </w:r>
      <w:r w:rsidR="00276CB5" w:rsidRPr="004C2666">
        <w:rPr>
          <w:lang w:val="fr-LU"/>
        </w:rPr>
        <w:t xml:space="preserve"> la validation des taches.</w:t>
      </w:r>
      <w:r w:rsidR="00FE4E3B" w:rsidRPr="004C2666">
        <w:rPr>
          <w:lang w:val="fr-LU"/>
        </w:rPr>
        <w:t xml:space="preserve"> Le </w:t>
      </w:r>
      <w:r w:rsidR="00796B09">
        <w:rPr>
          <w:lang w:val="fr-LU"/>
        </w:rPr>
        <w:t>P</w:t>
      </w:r>
      <w:r w:rsidR="00FE4E3B" w:rsidRPr="004C2666">
        <w:rPr>
          <w:lang w:val="fr-LU"/>
        </w:rPr>
        <w:t xml:space="preserve">roduct Owner </w:t>
      </w:r>
      <w:ins w:id="53" w:author="Mansy David (BIL)" w:date="2018-09-11T15:10:00Z">
        <w:r w:rsidR="00890B36">
          <w:rPr>
            <w:lang w:val="fr-LU"/>
          </w:rPr>
          <w:t>a</w:t>
        </w:r>
      </w:ins>
      <w:del w:id="54" w:author="Mansy David (BIL)" w:date="2018-09-11T15:10:00Z">
        <w:r w:rsidR="00FE4E3B" w:rsidRPr="004C2666" w:rsidDel="00890B36">
          <w:rPr>
            <w:lang w:val="fr-LU"/>
          </w:rPr>
          <w:delText>à</w:delText>
        </w:r>
      </w:del>
      <w:r w:rsidR="004C2E2A" w:rsidRPr="004C2666">
        <w:rPr>
          <w:lang w:val="fr-LU"/>
        </w:rPr>
        <w:t xml:space="preserve"> la vision du projet et décide ce qui sera fait et ce qui ne </w:t>
      </w:r>
      <w:ins w:id="55" w:author="Mansy David (BIL)" w:date="2018-09-11T15:11:00Z">
        <w:r w:rsidR="00890B36">
          <w:rPr>
            <w:lang w:val="fr-LU"/>
          </w:rPr>
          <w:t>s</w:t>
        </w:r>
      </w:ins>
      <w:del w:id="56" w:author="Mansy David (BIL)" w:date="2018-09-11T15:11:00Z">
        <w:r w:rsidR="004C2E2A" w:rsidRPr="004C2666" w:rsidDel="00890B36">
          <w:rPr>
            <w:lang w:val="fr-LU"/>
          </w:rPr>
          <w:delText>l</w:delText>
        </w:r>
      </w:del>
      <w:r w:rsidR="004C2E2A" w:rsidRPr="004C2666">
        <w:rPr>
          <w:lang w:val="fr-LU"/>
        </w:rPr>
        <w:t>e fera pas. Il est en perpétuel négociation avec les Stakeholders.</w:t>
      </w:r>
    </w:p>
    <w:p w:rsidR="005E2E84" w:rsidRPr="00F55026" w:rsidRDefault="005E2E84" w:rsidP="00F55026">
      <w:pPr>
        <w:jc w:val="both"/>
        <w:rPr>
          <w:lang w:val="fr-LU"/>
        </w:rPr>
      </w:pPr>
    </w:p>
    <w:p w:rsidR="004C2666" w:rsidRDefault="00276CB5" w:rsidP="004C2666">
      <w:pPr>
        <w:pStyle w:val="Heading3"/>
        <w:numPr>
          <w:ilvl w:val="0"/>
          <w:numId w:val="6"/>
        </w:numPr>
        <w:rPr>
          <w:lang w:val="fr-LU"/>
        </w:rPr>
      </w:pPr>
      <w:bookmarkStart w:id="57" w:name="_Toc524351078"/>
      <w:r>
        <w:rPr>
          <w:lang w:val="fr-LU"/>
        </w:rPr>
        <w:t>L’équipe de développement</w:t>
      </w:r>
      <w:r w:rsidR="004C2666">
        <w:rPr>
          <w:lang w:val="fr-LU"/>
        </w:rPr>
        <w:t>.</w:t>
      </w:r>
      <w:bookmarkEnd w:id="57"/>
    </w:p>
    <w:p w:rsidR="004C2666" w:rsidRPr="004C2666" w:rsidRDefault="004C2666" w:rsidP="004C2666">
      <w:pPr>
        <w:rPr>
          <w:lang w:val="fr-LU"/>
        </w:rPr>
      </w:pPr>
    </w:p>
    <w:p w:rsidR="00276CB5" w:rsidRPr="004C2666" w:rsidRDefault="004C2666" w:rsidP="004C2666">
      <w:pPr>
        <w:jc w:val="both"/>
        <w:rPr>
          <w:lang w:val="fr-LU"/>
        </w:rPr>
      </w:pPr>
      <w:r>
        <w:rPr>
          <w:lang w:val="fr-LU"/>
        </w:rPr>
        <w:t>Véritable</w:t>
      </w:r>
      <w:r w:rsidR="00276CB5" w:rsidRPr="004C2666">
        <w:rPr>
          <w:lang w:val="fr-LU"/>
        </w:rPr>
        <w:t xml:space="preserve"> noyau de l’équipe, elle est </w:t>
      </w:r>
      <w:r w:rsidR="00C202BC" w:rsidRPr="004C2666">
        <w:rPr>
          <w:lang w:val="fr-LU"/>
        </w:rPr>
        <w:t>composée</w:t>
      </w:r>
      <w:r w:rsidR="00276CB5" w:rsidRPr="004C2666">
        <w:rPr>
          <w:lang w:val="fr-LU"/>
        </w:rPr>
        <w:t xml:space="preserve"> de</w:t>
      </w:r>
      <w:r w:rsidR="004C2E2A" w:rsidRPr="004C2666">
        <w:rPr>
          <w:lang w:val="fr-LU"/>
        </w:rPr>
        <w:t>s</w:t>
      </w:r>
      <w:r w:rsidR="00276CB5" w:rsidRPr="004C2666">
        <w:rPr>
          <w:lang w:val="fr-LU"/>
        </w:rPr>
        <w:t xml:space="preserve"> développeur</w:t>
      </w:r>
      <w:r w:rsidR="004C2E2A" w:rsidRPr="004C2666">
        <w:rPr>
          <w:lang w:val="fr-LU"/>
        </w:rPr>
        <w:t>s qui réaliseront l’ensemble des développements du projet.</w:t>
      </w:r>
      <w:r w:rsidR="00276CB5" w:rsidRPr="004C2666">
        <w:rPr>
          <w:lang w:val="fr-LU"/>
        </w:rPr>
        <w:t xml:space="preserve"> </w:t>
      </w:r>
      <w:r w:rsidR="004C2E2A" w:rsidRPr="004C2666">
        <w:rPr>
          <w:lang w:val="fr-LU"/>
        </w:rPr>
        <w:t>Cette équipe</w:t>
      </w:r>
      <w:r w:rsidR="00276CB5" w:rsidRPr="004C2666">
        <w:rPr>
          <w:lang w:val="fr-LU"/>
        </w:rPr>
        <w:t xml:space="preserve"> peut être accompagné</w:t>
      </w:r>
      <w:ins w:id="58" w:author="Mansy David (BIL)" w:date="2018-09-11T15:11:00Z">
        <w:r w:rsidR="00890B36">
          <w:rPr>
            <w:lang w:val="fr-LU"/>
          </w:rPr>
          <w:t>e</w:t>
        </w:r>
      </w:ins>
      <w:r w:rsidR="00276CB5" w:rsidRPr="004C2666">
        <w:rPr>
          <w:lang w:val="fr-LU"/>
        </w:rPr>
        <w:t xml:space="preserve"> d’analyste</w:t>
      </w:r>
      <w:r w:rsidR="004C2E2A" w:rsidRPr="004C2666">
        <w:rPr>
          <w:lang w:val="fr-LU"/>
        </w:rPr>
        <w:t>s</w:t>
      </w:r>
      <w:r w:rsidR="00276CB5" w:rsidRPr="004C2666">
        <w:rPr>
          <w:lang w:val="fr-LU"/>
        </w:rPr>
        <w:t xml:space="preserve"> qui auront comme principale fonction d’aider le Product Owner dans les aspects plus technique</w:t>
      </w:r>
      <w:ins w:id="59" w:author="Mansy David (BIL)" w:date="2018-09-11T15:11:00Z">
        <w:r w:rsidR="00890B36">
          <w:rPr>
            <w:lang w:val="fr-LU"/>
          </w:rPr>
          <w:t>s</w:t>
        </w:r>
      </w:ins>
      <w:r w:rsidR="00F55026">
        <w:rPr>
          <w:lang w:val="fr-LU"/>
        </w:rPr>
        <w:t xml:space="preserve"> ou business</w:t>
      </w:r>
      <w:r w:rsidR="00276CB5" w:rsidRPr="004C2666">
        <w:rPr>
          <w:lang w:val="fr-LU"/>
        </w:rPr>
        <w:t xml:space="preserve"> des solutions décrite</w:t>
      </w:r>
      <w:ins w:id="60" w:author="Mansy David (BIL)" w:date="2018-09-11T15:11:00Z">
        <w:r w:rsidR="00890B36">
          <w:rPr>
            <w:lang w:val="fr-LU"/>
          </w:rPr>
          <w:t>s</w:t>
        </w:r>
      </w:ins>
      <w:r w:rsidR="004C2E2A" w:rsidRPr="004C2666">
        <w:rPr>
          <w:lang w:val="fr-LU"/>
        </w:rPr>
        <w:t xml:space="preserve"> dans les User</w:t>
      </w:r>
      <w:r w:rsidR="00276CB5" w:rsidRPr="004C2666">
        <w:rPr>
          <w:lang w:val="fr-LU"/>
        </w:rPr>
        <w:t xml:space="preserve"> Stories.</w:t>
      </w:r>
    </w:p>
    <w:p w:rsidR="004C2666" w:rsidRDefault="004C2E2A" w:rsidP="004C2666">
      <w:pPr>
        <w:pStyle w:val="Heading3"/>
        <w:numPr>
          <w:ilvl w:val="0"/>
          <w:numId w:val="6"/>
        </w:numPr>
        <w:rPr>
          <w:lang w:val="fr-LU"/>
        </w:rPr>
      </w:pPr>
      <w:bookmarkStart w:id="61" w:name="_Toc524351079"/>
      <w:r w:rsidRPr="004C2666">
        <w:rPr>
          <w:lang w:val="fr-LU"/>
        </w:rPr>
        <w:t>Le Scrum-Master</w:t>
      </w:r>
      <w:bookmarkEnd w:id="61"/>
    </w:p>
    <w:p w:rsidR="004C2666" w:rsidRPr="004C2666" w:rsidRDefault="004C2666" w:rsidP="004C2666">
      <w:pPr>
        <w:rPr>
          <w:lang w:val="fr-LU"/>
        </w:rPr>
      </w:pPr>
    </w:p>
    <w:p w:rsidR="004C2E2A" w:rsidRPr="004C2666" w:rsidRDefault="004C2666" w:rsidP="004C2666">
      <w:pPr>
        <w:jc w:val="both"/>
        <w:rPr>
          <w:lang w:val="fr-LU"/>
        </w:rPr>
      </w:pPr>
      <w:r>
        <w:rPr>
          <w:lang w:val="fr-LU"/>
        </w:rPr>
        <w:t>Grande</w:t>
      </w:r>
      <w:r w:rsidR="004C2E2A" w:rsidRPr="004C2666">
        <w:rPr>
          <w:lang w:val="fr-LU"/>
        </w:rPr>
        <w:t xml:space="preserve"> </w:t>
      </w:r>
      <w:r w:rsidR="00FE4E3B" w:rsidRPr="004C2666">
        <w:rPr>
          <w:lang w:val="fr-LU"/>
        </w:rPr>
        <w:t>particularité</w:t>
      </w:r>
      <w:r w:rsidR="004C2E2A" w:rsidRPr="004C2666">
        <w:rPr>
          <w:lang w:val="fr-LU"/>
        </w:rPr>
        <w:t xml:space="preserve"> du Framework Agile, le Scrum-master a un rôle parfois sous-estimé mais pourtant primordial</w:t>
      </w:r>
      <w:del w:id="62" w:author="Mansy David (BIL)" w:date="2018-09-11T15:11:00Z">
        <w:r w:rsidR="004C2E2A" w:rsidRPr="004C2666" w:rsidDel="00890B36">
          <w:rPr>
            <w:lang w:val="fr-LU"/>
          </w:rPr>
          <w:delText>e</w:delText>
        </w:r>
      </w:del>
      <w:r w:rsidR="004C2E2A" w:rsidRPr="004C2666">
        <w:rPr>
          <w:lang w:val="fr-LU"/>
        </w:rPr>
        <w:t xml:space="preserve">. Sans nécessairement avoir des </w:t>
      </w:r>
      <w:ins w:id="63" w:author="Mansy David (BIL)" w:date="2018-09-11T15:12:00Z">
        <w:r w:rsidR="00890B36">
          <w:rPr>
            <w:lang w:val="fr-LU"/>
          </w:rPr>
          <w:t>compétences</w:t>
        </w:r>
      </w:ins>
      <w:del w:id="64" w:author="Mansy David (BIL)" w:date="2018-09-11T15:11:00Z">
        <w:r w:rsidR="004C2E2A" w:rsidRPr="004C2666" w:rsidDel="00890B36">
          <w:rPr>
            <w:lang w:val="fr-LU"/>
          </w:rPr>
          <w:delText>compenses</w:delText>
        </w:r>
      </w:del>
      <w:r w:rsidR="004C2E2A" w:rsidRPr="004C2666">
        <w:rPr>
          <w:lang w:val="fr-LU"/>
        </w:rPr>
        <w:t xml:space="preserve"> techniques, il est responsable du bien-être de l’équipe. Sa principale mission est </w:t>
      </w:r>
      <w:r w:rsidR="00FE4E3B" w:rsidRPr="004C2666">
        <w:rPr>
          <w:lang w:val="fr-LU"/>
        </w:rPr>
        <w:t xml:space="preserve">de </w:t>
      </w:r>
      <w:r w:rsidR="004C2E2A" w:rsidRPr="004C2666">
        <w:rPr>
          <w:lang w:val="fr-LU"/>
        </w:rPr>
        <w:t>maintenir la communicatio</w:t>
      </w:r>
      <w:r w:rsidR="00FE4E3B" w:rsidRPr="004C2666">
        <w:rPr>
          <w:lang w:val="fr-LU"/>
        </w:rPr>
        <w:t xml:space="preserve">n et les relations des membres </w:t>
      </w:r>
      <w:r w:rsidR="004C2E2A" w:rsidRPr="004C2666">
        <w:rPr>
          <w:lang w:val="fr-LU"/>
        </w:rPr>
        <w:t xml:space="preserve">au plus </w:t>
      </w:r>
      <w:r w:rsidR="00F55026">
        <w:rPr>
          <w:lang w:val="fr-LU"/>
        </w:rPr>
        <w:t xml:space="preserve">haut </w:t>
      </w:r>
      <w:r w:rsidR="004C2E2A" w:rsidRPr="004C2666">
        <w:rPr>
          <w:lang w:val="fr-LU"/>
        </w:rPr>
        <w:t xml:space="preserve">niveau afin de permettre une performance optimale. Réel facilitateur il sera l’organisateur de l’ensemble des rituels </w:t>
      </w:r>
      <w:r w:rsidR="00FE4E3B" w:rsidRPr="004C2666">
        <w:rPr>
          <w:lang w:val="fr-LU"/>
        </w:rPr>
        <w:t>agiles</w:t>
      </w:r>
      <w:r w:rsidR="004C2E2A" w:rsidRPr="004C2666">
        <w:rPr>
          <w:lang w:val="fr-LU"/>
        </w:rPr>
        <w:t xml:space="preserve"> mais </w:t>
      </w:r>
      <w:r w:rsidR="00FE4E3B" w:rsidRPr="004C2666">
        <w:rPr>
          <w:lang w:val="fr-LU"/>
        </w:rPr>
        <w:t xml:space="preserve">sera </w:t>
      </w:r>
      <w:r w:rsidR="004C2E2A" w:rsidRPr="004C2666">
        <w:rPr>
          <w:lang w:val="fr-LU"/>
        </w:rPr>
        <w:t xml:space="preserve">aussi </w:t>
      </w:r>
      <w:r w:rsidR="00FE4E3B" w:rsidRPr="004C2666">
        <w:rPr>
          <w:lang w:val="fr-LU"/>
        </w:rPr>
        <w:t xml:space="preserve">responsable </w:t>
      </w:r>
      <w:r w:rsidR="004C2E2A" w:rsidRPr="004C2666">
        <w:rPr>
          <w:lang w:val="fr-LU"/>
        </w:rPr>
        <w:t>de protéger l’</w:t>
      </w:r>
      <w:r w:rsidR="00FE4E3B" w:rsidRPr="004C2666">
        <w:rPr>
          <w:lang w:val="fr-LU"/>
        </w:rPr>
        <w:t xml:space="preserve">équipe </w:t>
      </w:r>
      <w:r w:rsidR="00C202BC" w:rsidRPr="004C2666">
        <w:rPr>
          <w:lang w:val="fr-LU"/>
        </w:rPr>
        <w:t>de la pression</w:t>
      </w:r>
      <w:r w:rsidR="00FE4E3B" w:rsidRPr="004C2666">
        <w:rPr>
          <w:lang w:val="fr-LU"/>
        </w:rPr>
        <w:t xml:space="preserve"> du</w:t>
      </w:r>
      <w:r w:rsidR="004C2E2A" w:rsidRPr="004C2666">
        <w:rPr>
          <w:lang w:val="fr-LU"/>
        </w:rPr>
        <w:t xml:space="preserve"> mangement </w:t>
      </w:r>
      <w:r w:rsidR="00FE4E3B" w:rsidRPr="004C2666">
        <w:rPr>
          <w:lang w:val="fr-LU"/>
        </w:rPr>
        <w:t>en filtrant</w:t>
      </w:r>
      <w:r w:rsidR="004C2E2A" w:rsidRPr="004C2666">
        <w:rPr>
          <w:lang w:val="fr-LU"/>
        </w:rPr>
        <w:t xml:space="preserve"> les demandes ou requête</w:t>
      </w:r>
      <w:ins w:id="65" w:author="Mansy David (BIL)" w:date="2018-09-11T15:12:00Z">
        <w:r w:rsidR="00890B36">
          <w:rPr>
            <w:lang w:val="fr-LU"/>
          </w:rPr>
          <w:t>s</w:t>
        </w:r>
      </w:ins>
      <w:r w:rsidR="004C2E2A" w:rsidRPr="004C2666">
        <w:rPr>
          <w:lang w:val="fr-LU"/>
        </w:rPr>
        <w:t xml:space="preserve"> de ces derniers.  </w:t>
      </w:r>
    </w:p>
    <w:p w:rsidR="00FE4E3B" w:rsidRDefault="00FE4E3B" w:rsidP="00FE4E3B">
      <w:pPr>
        <w:pStyle w:val="ListParagraph"/>
        <w:rPr>
          <w:lang w:val="fr-LU"/>
        </w:rPr>
      </w:pPr>
    </w:p>
    <w:p w:rsidR="00FE4E3B" w:rsidRDefault="00FE4E3B" w:rsidP="00FE4E3B">
      <w:pPr>
        <w:pStyle w:val="Heading2"/>
        <w:numPr>
          <w:ilvl w:val="0"/>
          <w:numId w:val="5"/>
        </w:numPr>
        <w:rPr>
          <w:lang w:val="fr-LU"/>
        </w:rPr>
      </w:pPr>
      <w:bookmarkStart w:id="66" w:name="_Toc524351080"/>
      <w:r>
        <w:rPr>
          <w:lang w:val="fr-LU"/>
        </w:rPr>
        <w:t>Les Rituels Agiles :</w:t>
      </w:r>
      <w:bookmarkEnd w:id="66"/>
    </w:p>
    <w:p w:rsidR="00FE4E3B" w:rsidRDefault="00FE4E3B" w:rsidP="00FE4E3B">
      <w:pPr>
        <w:rPr>
          <w:lang w:val="fr-LU"/>
        </w:rPr>
      </w:pPr>
    </w:p>
    <w:p w:rsidR="00FE4E3B" w:rsidRDefault="00FE4E3B" w:rsidP="00F55026">
      <w:pPr>
        <w:jc w:val="both"/>
        <w:rPr>
          <w:lang w:val="fr-LU"/>
        </w:rPr>
      </w:pPr>
      <w:r>
        <w:rPr>
          <w:lang w:val="fr-LU"/>
        </w:rPr>
        <w:t xml:space="preserve">Nous avons rapidement évoqué la présence de rituels agiles </w:t>
      </w:r>
      <w:r w:rsidR="004C2666">
        <w:rPr>
          <w:lang w:val="fr-LU"/>
        </w:rPr>
        <w:t>au sein</w:t>
      </w:r>
      <w:r>
        <w:rPr>
          <w:lang w:val="fr-LU"/>
        </w:rPr>
        <w:t xml:space="preserve"> de l’environnement SCRUM, il en existe plusieurs et je vais présenter </w:t>
      </w:r>
      <w:del w:id="67" w:author="Mansy David (BIL)" w:date="2018-09-11T15:12:00Z">
        <w:r w:rsidDel="00890B36">
          <w:rPr>
            <w:lang w:val="fr-LU"/>
          </w:rPr>
          <w:delText xml:space="preserve">celles </w:delText>
        </w:r>
      </w:del>
      <w:ins w:id="68" w:author="Mansy David (BIL)" w:date="2018-09-11T15:12:00Z">
        <w:r w:rsidR="00890B36">
          <w:rPr>
            <w:lang w:val="fr-LU"/>
          </w:rPr>
          <w:t xml:space="preserve">ceux </w:t>
        </w:r>
      </w:ins>
      <w:del w:id="69" w:author="Mansy David (BIL)" w:date="2018-09-11T15:12:00Z">
        <w:r w:rsidDel="00890B36">
          <w:rPr>
            <w:lang w:val="fr-LU"/>
          </w:rPr>
          <w:delText xml:space="preserve">dont </w:delText>
        </w:r>
      </w:del>
      <w:ins w:id="70" w:author="Mansy David (BIL)" w:date="2018-09-11T15:12:00Z">
        <w:r w:rsidR="00890B36">
          <w:rPr>
            <w:lang w:val="fr-LU"/>
          </w:rPr>
          <w:t xml:space="preserve">que </w:t>
        </w:r>
      </w:ins>
      <w:r>
        <w:rPr>
          <w:lang w:val="fr-LU"/>
        </w:rPr>
        <w:t>la BIL et mon équipe avons réalis</w:t>
      </w:r>
      <w:ins w:id="71" w:author="Mansy David (BIL)" w:date="2018-09-11T15:13:00Z">
        <w:r w:rsidR="00890B36">
          <w:rPr>
            <w:lang w:val="fr-LU"/>
          </w:rPr>
          <w:t>é</w:t>
        </w:r>
      </w:ins>
      <w:del w:id="72" w:author="Mansy David (BIL)" w:date="2018-09-11T15:13:00Z">
        <w:r w:rsidDel="00890B36">
          <w:rPr>
            <w:lang w:val="fr-LU"/>
          </w:rPr>
          <w:delText>er</w:delText>
        </w:r>
      </w:del>
      <w:r>
        <w:rPr>
          <w:lang w:val="fr-LU"/>
        </w:rPr>
        <w:t xml:space="preserve"> au cours de ces 6 derniers mois : </w:t>
      </w:r>
    </w:p>
    <w:p w:rsidR="004C2666" w:rsidRDefault="00FE4E3B" w:rsidP="004C2666">
      <w:pPr>
        <w:pStyle w:val="Heading3"/>
        <w:numPr>
          <w:ilvl w:val="0"/>
          <w:numId w:val="7"/>
        </w:numPr>
        <w:rPr>
          <w:lang w:val="fr-LU"/>
        </w:rPr>
      </w:pPr>
      <w:bookmarkStart w:id="73" w:name="_Toc524351081"/>
      <w:r w:rsidRPr="004C2666">
        <w:rPr>
          <w:lang w:val="fr-LU"/>
        </w:rPr>
        <w:t>Le Stand Up</w:t>
      </w:r>
      <w:bookmarkEnd w:id="73"/>
      <w:r w:rsidRPr="004C2666">
        <w:rPr>
          <w:lang w:val="fr-LU"/>
        </w:rPr>
        <w:t> </w:t>
      </w:r>
    </w:p>
    <w:p w:rsidR="004C2666" w:rsidRPr="004C2666" w:rsidRDefault="004C2666" w:rsidP="004C2666">
      <w:pPr>
        <w:rPr>
          <w:lang w:val="fr-LU"/>
        </w:rPr>
      </w:pPr>
    </w:p>
    <w:p w:rsidR="00FE4E3B" w:rsidRPr="004C2666" w:rsidRDefault="00FE4E3B" w:rsidP="004C2666">
      <w:pPr>
        <w:jc w:val="both"/>
        <w:rPr>
          <w:lang w:val="fr-LU"/>
        </w:rPr>
      </w:pPr>
      <w:r w:rsidRPr="004C2666">
        <w:rPr>
          <w:lang w:val="fr-LU"/>
        </w:rPr>
        <w:t>Rituel quotidien et indispensable, le Stand Up est un des rituels les plus rapide</w:t>
      </w:r>
      <w:ins w:id="74" w:author="Mansy David (BIL)" w:date="2018-09-11T15:13:00Z">
        <w:r w:rsidR="00890B36">
          <w:rPr>
            <w:lang w:val="fr-LU"/>
          </w:rPr>
          <w:t>s</w:t>
        </w:r>
      </w:ins>
      <w:r w:rsidRPr="004C2666">
        <w:rPr>
          <w:lang w:val="fr-LU"/>
        </w:rPr>
        <w:t xml:space="preserve"> mais finalement un des plus important. En effet, </w:t>
      </w:r>
      <w:r w:rsidR="009807B0" w:rsidRPr="004C2666">
        <w:rPr>
          <w:lang w:val="fr-LU"/>
        </w:rPr>
        <w:t xml:space="preserve">il dure rarement plus de 10min et </w:t>
      </w:r>
      <w:ins w:id="75" w:author="Mansy David (BIL)" w:date="2018-09-11T15:13:00Z">
        <w:r w:rsidR="00890B36">
          <w:rPr>
            <w:lang w:val="fr-LU"/>
          </w:rPr>
          <w:t>a</w:t>
        </w:r>
      </w:ins>
      <w:del w:id="76" w:author="Mansy David (BIL)" w:date="2018-09-11T15:13:00Z">
        <w:r w:rsidR="009807B0" w:rsidRPr="004C2666" w:rsidDel="00890B36">
          <w:rPr>
            <w:lang w:val="fr-LU"/>
          </w:rPr>
          <w:delText>à</w:delText>
        </w:r>
      </w:del>
      <w:r w:rsidRPr="004C2666">
        <w:rPr>
          <w:lang w:val="fr-LU"/>
        </w:rPr>
        <w:t xml:space="preserve"> lieu à heure fixe tous</w:t>
      </w:r>
      <w:r w:rsidR="009807B0" w:rsidRPr="004C2666">
        <w:rPr>
          <w:lang w:val="fr-LU"/>
        </w:rPr>
        <w:t xml:space="preserve"> les matins. Il a pour but de permettre </w:t>
      </w:r>
      <w:r w:rsidR="00C202BC" w:rsidRPr="004C2666">
        <w:rPr>
          <w:lang w:val="fr-LU"/>
        </w:rPr>
        <w:t>une transmission efficace</w:t>
      </w:r>
      <w:r w:rsidR="009807B0" w:rsidRPr="004C2666">
        <w:rPr>
          <w:lang w:val="fr-LU"/>
        </w:rPr>
        <w:t xml:space="preserve"> et rapide d’information </w:t>
      </w:r>
      <w:r w:rsidR="00C202BC" w:rsidRPr="004C2666">
        <w:rPr>
          <w:lang w:val="fr-LU"/>
        </w:rPr>
        <w:t>au sein</w:t>
      </w:r>
      <w:r w:rsidR="009807B0" w:rsidRPr="004C2666">
        <w:rPr>
          <w:lang w:val="fr-LU"/>
        </w:rPr>
        <w:t xml:space="preserve"> de l’équipe de développement. </w:t>
      </w:r>
      <w:r w:rsidRPr="004C2666">
        <w:rPr>
          <w:lang w:val="fr-LU"/>
        </w:rPr>
        <w:t xml:space="preserve"> </w:t>
      </w:r>
      <w:r w:rsidR="009807B0" w:rsidRPr="004C2666">
        <w:rPr>
          <w:lang w:val="fr-LU"/>
        </w:rPr>
        <w:t xml:space="preserve">Ce rassemblement </w:t>
      </w:r>
      <w:ins w:id="77" w:author="Mansy David (BIL)" w:date="2018-09-11T15:13:00Z">
        <w:r w:rsidR="00890B36">
          <w:rPr>
            <w:lang w:val="fr-LU"/>
          </w:rPr>
          <w:t>s</w:t>
        </w:r>
      </w:ins>
      <w:del w:id="78" w:author="Mansy David (BIL)" w:date="2018-09-11T15:13:00Z">
        <w:r w:rsidR="009807B0" w:rsidRPr="004C2666" w:rsidDel="00890B36">
          <w:rPr>
            <w:lang w:val="fr-LU"/>
          </w:rPr>
          <w:delText>c</w:delText>
        </w:r>
      </w:del>
      <w:r w:rsidR="009807B0" w:rsidRPr="004C2666">
        <w:rPr>
          <w:lang w:val="fr-LU"/>
        </w:rPr>
        <w:t xml:space="preserve">e veut dynamique, il faut donc oublier les grandes salles de réunion </w:t>
      </w:r>
      <w:r w:rsidR="00D71420" w:rsidRPr="004C2666">
        <w:rPr>
          <w:lang w:val="fr-LU"/>
        </w:rPr>
        <w:t>où</w:t>
      </w:r>
      <w:r w:rsidR="009807B0" w:rsidRPr="004C2666">
        <w:rPr>
          <w:lang w:val="fr-LU"/>
        </w:rPr>
        <w:t xml:space="preserve"> chacun est assis et bercé d’introduction interminable. Lors d’un Stand Up on parle résultat et objectifs. On évoque </w:t>
      </w:r>
      <w:r w:rsidR="00C202BC" w:rsidRPr="004C2666">
        <w:rPr>
          <w:lang w:val="fr-LU"/>
        </w:rPr>
        <w:t>les principales avancées</w:t>
      </w:r>
      <w:r w:rsidR="009807B0" w:rsidRPr="004C2666">
        <w:rPr>
          <w:lang w:val="fr-LU"/>
        </w:rPr>
        <w:t xml:space="preserve"> qui ont été réalisé</w:t>
      </w:r>
      <w:ins w:id="79" w:author="Mansy David (BIL)" w:date="2018-09-11T15:14:00Z">
        <w:r w:rsidR="00890B36">
          <w:rPr>
            <w:lang w:val="fr-LU"/>
          </w:rPr>
          <w:t>e</w:t>
        </w:r>
      </w:ins>
      <w:r w:rsidR="009807B0" w:rsidRPr="004C2666">
        <w:rPr>
          <w:lang w:val="fr-LU"/>
        </w:rPr>
        <w:t xml:space="preserve">s la veille mais </w:t>
      </w:r>
      <w:del w:id="80" w:author="Mansy David (BIL)" w:date="2018-09-11T15:14:00Z">
        <w:r w:rsidR="009807B0" w:rsidRPr="004C2666" w:rsidDel="00890B36">
          <w:rPr>
            <w:lang w:val="fr-LU"/>
          </w:rPr>
          <w:delText>n’</w:delText>
        </w:r>
      </w:del>
      <w:r w:rsidR="009807B0" w:rsidRPr="004C2666">
        <w:rPr>
          <w:lang w:val="fr-LU"/>
        </w:rPr>
        <w:t xml:space="preserve">on n’évoque pas </w:t>
      </w:r>
      <w:r w:rsidR="00506588">
        <w:rPr>
          <w:lang w:val="fr-LU"/>
        </w:rPr>
        <w:t>leurs cheminements</w:t>
      </w:r>
      <w:r w:rsidR="009807B0" w:rsidRPr="004C2666">
        <w:rPr>
          <w:lang w:val="fr-LU"/>
        </w:rPr>
        <w:t xml:space="preserve">. L’important est le résultat. Par la suite on abordera les différents points de blocages techniques ou business, mais attention on ne discute pas solution au cours de cette réunion. Enfin on évoque les points </w:t>
      </w:r>
      <w:r w:rsidR="00506588">
        <w:rPr>
          <w:lang w:val="fr-LU"/>
        </w:rPr>
        <w:t>sur lesquels nous allons avancer</w:t>
      </w:r>
      <w:r w:rsidR="009807B0" w:rsidRPr="004C2666">
        <w:rPr>
          <w:lang w:val="fr-LU"/>
        </w:rPr>
        <w:t xml:space="preserve"> dans la journée, le but est d’être bien clair sur qui en est o</w:t>
      </w:r>
      <w:ins w:id="81" w:author="Mansy David (BIL)" w:date="2018-09-11T15:15:00Z">
        <w:r w:rsidR="00890B36">
          <w:rPr>
            <w:lang w:val="fr-LU"/>
          </w:rPr>
          <w:t>ù</w:t>
        </w:r>
      </w:ins>
      <w:del w:id="82" w:author="Mansy David (BIL)" w:date="2018-09-11T15:14:00Z">
        <w:r w:rsidR="009807B0" w:rsidRPr="004C2666" w:rsidDel="00890B36">
          <w:rPr>
            <w:lang w:val="fr-LU"/>
          </w:rPr>
          <w:delText>u</w:delText>
        </w:r>
      </w:del>
      <w:r w:rsidR="009807B0" w:rsidRPr="004C2666">
        <w:rPr>
          <w:lang w:val="fr-LU"/>
        </w:rPr>
        <w:t xml:space="preserve"> </w:t>
      </w:r>
      <w:r w:rsidR="000D4FC2">
        <w:rPr>
          <w:lang w:val="fr-LU"/>
        </w:rPr>
        <w:t xml:space="preserve">et </w:t>
      </w:r>
      <w:r w:rsidR="009807B0" w:rsidRPr="004C2666">
        <w:rPr>
          <w:lang w:val="fr-LU"/>
        </w:rPr>
        <w:t>sur quel sujet.</w:t>
      </w:r>
      <w:r w:rsidR="004934D5" w:rsidRPr="004C2666">
        <w:rPr>
          <w:lang w:val="fr-LU"/>
        </w:rPr>
        <w:t xml:space="preserve"> Il faut noter que bien que le Scrum-Master et le Product Owner sont invités et le</w:t>
      </w:r>
      <w:ins w:id="83" w:author="Mansy David (BIL)" w:date="2018-09-11T15:15:00Z">
        <w:r w:rsidR="00890B36">
          <w:rPr>
            <w:lang w:val="fr-LU"/>
          </w:rPr>
          <w:t>s</w:t>
        </w:r>
      </w:ins>
      <w:r w:rsidR="004934D5" w:rsidRPr="004C2666">
        <w:rPr>
          <w:lang w:val="fr-LU"/>
        </w:rPr>
        <w:t xml:space="preserve"> bienvenu</w:t>
      </w:r>
      <w:ins w:id="84" w:author="Mansy David (BIL)" w:date="2018-09-11T15:15:00Z">
        <w:r w:rsidR="00890B36">
          <w:rPr>
            <w:lang w:val="fr-LU"/>
          </w:rPr>
          <w:t>s</w:t>
        </w:r>
      </w:ins>
      <w:r w:rsidR="004934D5" w:rsidRPr="004C2666">
        <w:rPr>
          <w:lang w:val="fr-LU"/>
        </w:rPr>
        <w:t xml:space="preserve"> au Stand Up, ils n’ont pas à y prendre la parole. Ce rituel et dédié à l’équipe de développement, ils ne sont </w:t>
      </w:r>
      <w:r w:rsidR="00C202BC" w:rsidRPr="004C2666">
        <w:rPr>
          <w:lang w:val="fr-LU"/>
        </w:rPr>
        <w:t>présents</w:t>
      </w:r>
      <w:r w:rsidR="004934D5" w:rsidRPr="004C2666">
        <w:rPr>
          <w:lang w:val="fr-LU"/>
        </w:rPr>
        <w:t xml:space="preserve"> qu’a titre informatif.</w:t>
      </w:r>
    </w:p>
    <w:p w:rsidR="005E2E84" w:rsidRDefault="005E2E84" w:rsidP="004934D5">
      <w:pPr>
        <w:pStyle w:val="ListParagraph"/>
        <w:ind w:left="1080"/>
        <w:jc w:val="both"/>
        <w:rPr>
          <w:lang w:val="fr-LU"/>
        </w:rPr>
      </w:pPr>
    </w:p>
    <w:p w:rsidR="00506588" w:rsidRDefault="004934D5" w:rsidP="00506588">
      <w:pPr>
        <w:pStyle w:val="Heading3"/>
        <w:numPr>
          <w:ilvl w:val="0"/>
          <w:numId w:val="8"/>
        </w:numPr>
        <w:rPr>
          <w:lang w:val="fr-LU"/>
        </w:rPr>
      </w:pPr>
      <w:bookmarkStart w:id="85" w:name="_Toc524351082"/>
      <w:r>
        <w:rPr>
          <w:lang w:val="fr-LU"/>
        </w:rPr>
        <w:t>Le Grooming</w:t>
      </w:r>
      <w:bookmarkEnd w:id="85"/>
    </w:p>
    <w:p w:rsidR="00506588" w:rsidRPr="00506588" w:rsidRDefault="00506588" w:rsidP="00506588">
      <w:pPr>
        <w:rPr>
          <w:lang w:val="fr-LU"/>
        </w:rPr>
      </w:pPr>
    </w:p>
    <w:p w:rsidR="00A73274" w:rsidRDefault="004934D5" w:rsidP="00506588">
      <w:pPr>
        <w:jc w:val="both"/>
        <w:rPr>
          <w:lang w:val="fr-LU"/>
        </w:rPr>
      </w:pPr>
      <w:r w:rsidRPr="00506588">
        <w:rPr>
          <w:lang w:val="fr-LU"/>
        </w:rPr>
        <w:t>Lorsque</w:t>
      </w:r>
      <w:del w:id="86" w:author="Mansy David (BIL)" w:date="2018-09-11T15:15:00Z">
        <w:r w:rsidRPr="00506588" w:rsidDel="00890B36">
          <w:rPr>
            <w:lang w:val="fr-LU"/>
          </w:rPr>
          <w:delText xml:space="preserve"> que</w:delText>
        </w:r>
      </w:del>
      <w:r w:rsidRPr="00506588">
        <w:rPr>
          <w:lang w:val="fr-LU"/>
        </w:rPr>
        <w:t xml:space="preserve"> le Product Owner </w:t>
      </w:r>
      <w:r w:rsidR="00C202BC" w:rsidRPr="00506588">
        <w:rPr>
          <w:lang w:val="fr-LU"/>
        </w:rPr>
        <w:t>et</w:t>
      </w:r>
      <w:r w:rsidR="003B7970" w:rsidRPr="00506588">
        <w:rPr>
          <w:lang w:val="fr-LU"/>
        </w:rPr>
        <w:t xml:space="preserve"> les analystes ont terminé les différentes analyse</w:t>
      </w:r>
      <w:r w:rsidR="00506588">
        <w:rPr>
          <w:lang w:val="fr-LU"/>
        </w:rPr>
        <w:t>s</w:t>
      </w:r>
      <w:r w:rsidR="003B7970" w:rsidRPr="00506588">
        <w:rPr>
          <w:lang w:val="fr-LU"/>
        </w:rPr>
        <w:t xml:space="preserve"> business et/ou techniques, ces derniers </w:t>
      </w:r>
      <w:r w:rsidR="00C202BC" w:rsidRPr="00506588">
        <w:rPr>
          <w:lang w:val="fr-LU"/>
        </w:rPr>
        <w:t>présentent</w:t>
      </w:r>
      <w:r w:rsidR="003B7970" w:rsidRPr="00506588">
        <w:rPr>
          <w:lang w:val="fr-LU"/>
        </w:rPr>
        <w:t xml:space="preserve"> l</w:t>
      </w:r>
      <w:r w:rsidR="00506588">
        <w:rPr>
          <w:lang w:val="fr-LU"/>
        </w:rPr>
        <w:t>es User Stories sélectionn</w:t>
      </w:r>
      <w:ins w:id="87" w:author="Mansy David (BIL)" w:date="2018-09-11T15:15:00Z">
        <w:r w:rsidR="00890B36">
          <w:rPr>
            <w:lang w:val="fr-LU"/>
          </w:rPr>
          <w:t>ées</w:t>
        </w:r>
      </w:ins>
      <w:del w:id="88" w:author="Mansy David (BIL)" w:date="2018-09-11T15:15:00Z">
        <w:r w:rsidR="00506588" w:rsidDel="00890B36">
          <w:rPr>
            <w:lang w:val="fr-LU"/>
          </w:rPr>
          <w:delText>er</w:delText>
        </w:r>
      </w:del>
      <w:r w:rsidR="003B7970" w:rsidRPr="00506588">
        <w:rPr>
          <w:lang w:val="fr-LU"/>
        </w:rPr>
        <w:t xml:space="preserve"> par le Product Owner lors d’un rituel agile nommé le Grooming. Ce rituel a pour but de confront</w:t>
      </w:r>
      <w:r w:rsidR="00506588">
        <w:rPr>
          <w:lang w:val="fr-LU"/>
        </w:rPr>
        <w:t>er</w:t>
      </w:r>
      <w:r w:rsidR="003B7970" w:rsidRPr="00506588">
        <w:rPr>
          <w:lang w:val="fr-LU"/>
        </w:rPr>
        <w:t xml:space="preserve"> les différentes User Stories </w:t>
      </w:r>
      <w:ins w:id="89" w:author="Mansy David (BIL)" w:date="2018-09-11T15:16:00Z">
        <w:r w:rsidR="00890B36">
          <w:rPr>
            <w:lang w:val="fr-LU"/>
          </w:rPr>
          <w:t>à</w:t>
        </w:r>
      </w:ins>
      <w:del w:id="90" w:author="Mansy David (BIL)" w:date="2018-09-11T15:16:00Z">
        <w:r w:rsidR="003B7970" w:rsidRPr="00506588" w:rsidDel="00890B36">
          <w:rPr>
            <w:lang w:val="fr-LU"/>
          </w:rPr>
          <w:delText>a</w:delText>
        </w:r>
      </w:del>
      <w:r w:rsidR="003B7970" w:rsidRPr="00506588">
        <w:rPr>
          <w:lang w:val="fr-LU"/>
        </w:rPr>
        <w:t xml:space="preserve"> l’équipe de développement au complet afin qu’elle</w:t>
      </w:r>
      <w:ins w:id="91" w:author="Mansy David (BIL)" w:date="2018-09-11T15:16:00Z">
        <w:r w:rsidR="00890B36">
          <w:rPr>
            <w:lang w:val="fr-LU"/>
          </w:rPr>
          <w:t>s</w:t>
        </w:r>
      </w:ins>
      <w:r w:rsidR="003B7970" w:rsidRPr="00506588">
        <w:rPr>
          <w:lang w:val="fr-LU"/>
        </w:rPr>
        <w:t xml:space="preserve"> soi</w:t>
      </w:r>
      <w:ins w:id="92" w:author="Mansy David (BIL)" w:date="2018-09-11T15:16:00Z">
        <w:r w:rsidR="00890B36">
          <w:rPr>
            <w:lang w:val="fr-LU"/>
          </w:rPr>
          <w:t>en</w:t>
        </w:r>
      </w:ins>
      <w:r w:rsidR="003B7970" w:rsidRPr="00506588">
        <w:rPr>
          <w:lang w:val="fr-LU"/>
        </w:rPr>
        <w:t xml:space="preserve">t </w:t>
      </w:r>
      <w:r w:rsidR="00C202BC" w:rsidRPr="00506588">
        <w:rPr>
          <w:lang w:val="fr-LU"/>
        </w:rPr>
        <w:t>validée</w:t>
      </w:r>
      <w:ins w:id="93" w:author="Mansy David (BIL)" w:date="2018-09-11T15:16:00Z">
        <w:r w:rsidR="00890B36">
          <w:rPr>
            <w:lang w:val="fr-LU"/>
          </w:rPr>
          <w:t>s</w:t>
        </w:r>
      </w:ins>
      <w:r w:rsidR="003B7970" w:rsidRPr="00506588">
        <w:rPr>
          <w:lang w:val="fr-LU"/>
        </w:rPr>
        <w:t xml:space="preserve"> puis </w:t>
      </w:r>
      <w:r w:rsidR="00506588">
        <w:rPr>
          <w:lang w:val="fr-LU"/>
        </w:rPr>
        <w:t>d’</w:t>
      </w:r>
      <w:r w:rsidR="003B7970" w:rsidRPr="00506588">
        <w:rPr>
          <w:lang w:val="fr-LU"/>
        </w:rPr>
        <w:t>estim</w:t>
      </w:r>
      <w:r w:rsidR="00506588">
        <w:rPr>
          <w:lang w:val="fr-LU"/>
        </w:rPr>
        <w:t>er</w:t>
      </w:r>
      <w:r w:rsidR="003B7970" w:rsidRPr="00506588">
        <w:rPr>
          <w:lang w:val="fr-LU"/>
        </w:rPr>
        <w:t xml:space="preserve"> </w:t>
      </w:r>
      <w:r w:rsidR="00C202BC" w:rsidRPr="00506588">
        <w:rPr>
          <w:lang w:val="fr-LU"/>
        </w:rPr>
        <w:t>en termes de</w:t>
      </w:r>
      <w:r w:rsidR="003B7970" w:rsidRPr="00506588">
        <w:rPr>
          <w:lang w:val="fr-LU"/>
        </w:rPr>
        <w:t xml:space="preserve"> difficulté de réalisation. Une équipe Agile Scrum arrive très vite à ce que l’on appelle </w:t>
      </w:r>
      <w:r w:rsidR="00C202BC" w:rsidRPr="00506588">
        <w:rPr>
          <w:lang w:val="fr-LU"/>
        </w:rPr>
        <w:t>une vélocité</w:t>
      </w:r>
      <w:r w:rsidR="003B7970" w:rsidRPr="00506588">
        <w:rPr>
          <w:lang w:val="fr-LU"/>
        </w:rPr>
        <w:t xml:space="preserve"> de travail. C’est-à-dire un nombre de point qu’elle est capable de délivrer par Sprint. Ce nombre est très variable car il diffère en fonction </w:t>
      </w:r>
      <w:r w:rsidR="00C202BC" w:rsidRPr="00506588">
        <w:rPr>
          <w:lang w:val="fr-LU"/>
        </w:rPr>
        <w:t>de la composition</w:t>
      </w:r>
      <w:r w:rsidR="003B7970" w:rsidRPr="00506588">
        <w:rPr>
          <w:lang w:val="fr-LU"/>
        </w:rPr>
        <w:t xml:space="preserve"> des équipes, mais aussi de la manière </w:t>
      </w:r>
      <w:del w:id="94" w:author="Mansy David (BIL)" w:date="2018-09-11T15:17:00Z">
        <w:r w:rsidR="00506588" w:rsidDel="00890B36">
          <w:rPr>
            <w:lang w:val="fr-LU"/>
          </w:rPr>
          <w:delText>que</w:delText>
        </w:r>
      </w:del>
      <w:ins w:id="95" w:author="Mansy David (BIL)" w:date="2018-09-11T15:17:00Z">
        <w:r w:rsidR="00890B36">
          <w:rPr>
            <w:lang w:val="fr-LU"/>
          </w:rPr>
          <w:t>avec laquelle</w:t>
        </w:r>
      </w:ins>
      <w:r w:rsidR="00506588">
        <w:rPr>
          <w:lang w:val="fr-LU"/>
        </w:rPr>
        <w:t xml:space="preserve"> l’équipe choisit </w:t>
      </w:r>
      <w:r w:rsidR="003B7970" w:rsidRPr="00506588">
        <w:rPr>
          <w:lang w:val="fr-LU"/>
        </w:rPr>
        <w:t xml:space="preserve">d’estimer le nombre de point </w:t>
      </w:r>
      <w:r w:rsidR="002077D0">
        <w:rPr>
          <w:lang w:val="fr-LU"/>
        </w:rPr>
        <w:t xml:space="preserve">de </w:t>
      </w:r>
      <w:del w:id="96" w:author="Mansy David (BIL)" w:date="2018-09-11T15:17:00Z">
        <w:r w:rsidR="002077D0" w:rsidDel="00890B36">
          <w:rPr>
            <w:lang w:val="fr-LU"/>
          </w:rPr>
          <w:delText>son</w:delText>
        </w:r>
      </w:del>
      <w:ins w:id="97" w:author="Mansy David (BIL)" w:date="2018-09-11T15:17:00Z">
        <w:r w:rsidR="00890B36">
          <w:rPr>
            <w:lang w:val="fr-LU"/>
          </w:rPr>
          <w:t>sa ?</w:t>
        </w:r>
      </w:ins>
      <w:r w:rsidR="002077D0">
        <w:rPr>
          <w:lang w:val="fr-LU"/>
        </w:rPr>
        <w:t xml:space="preserve"> User Story de référence</w:t>
      </w:r>
      <w:r w:rsidR="003B7970" w:rsidRPr="00506588">
        <w:rPr>
          <w:lang w:val="fr-LU"/>
        </w:rPr>
        <w:t xml:space="preserve">. Le principe est simple, </w:t>
      </w:r>
      <w:r w:rsidR="00A73274">
        <w:rPr>
          <w:lang w:val="fr-LU"/>
        </w:rPr>
        <w:t>au début du projet, l’équipe décide arbitrairement de noter la difficulté d’une t</w:t>
      </w:r>
      <w:ins w:id="98" w:author="Mansy David (BIL)" w:date="2018-09-11T15:18:00Z">
        <w:r w:rsidR="00890B36">
          <w:rPr>
            <w:lang w:val="fr-LU"/>
          </w:rPr>
          <w:t>â</w:t>
        </w:r>
      </w:ins>
      <w:del w:id="99" w:author="Mansy David (BIL)" w:date="2018-09-11T15:18:00Z">
        <w:r w:rsidR="00A73274" w:rsidDel="00890B36">
          <w:rPr>
            <w:lang w:val="fr-LU"/>
          </w:rPr>
          <w:delText>a</w:delText>
        </w:r>
      </w:del>
      <w:r w:rsidR="00A73274">
        <w:rPr>
          <w:lang w:val="fr-LU"/>
        </w:rPr>
        <w:t>che puis de s’en servir comme étalon de référence pour l’ensemble des suivantes. Dans l’équipe OnBoarding il a été décidé que la réalisation d’un écran de l’application (la partie interface utilisateur seulement) vaudrait deux points. L’ensemble des User Stories sont donc mesuré</w:t>
      </w:r>
      <w:ins w:id="100" w:author="Mansy David (BIL)" w:date="2018-09-11T15:18:00Z">
        <w:r w:rsidR="000A0ACA">
          <w:rPr>
            <w:lang w:val="fr-LU"/>
          </w:rPr>
          <w:t>es</w:t>
        </w:r>
      </w:ins>
      <w:r w:rsidR="00A73274">
        <w:rPr>
          <w:lang w:val="fr-LU"/>
        </w:rPr>
        <w:t xml:space="preserve"> via cet étalon arbitraire. La vélocité normale de l’équipe et de 35 User Stories Point par Sprint.  </w:t>
      </w:r>
    </w:p>
    <w:p w:rsidR="00A73274" w:rsidRDefault="00A73274" w:rsidP="00A73274">
      <w:pPr>
        <w:pStyle w:val="Heading3"/>
        <w:numPr>
          <w:ilvl w:val="0"/>
          <w:numId w:val="8"/>
        </w:numPr>
      </w:pPr>
      <w:bookmarkStart w:id="101" w:name="_Toc524351083"/>
      <w:r>
        <w:t xml:space="preserve">La </w:t>
      </w:r>
      <w:proofErr w:type="spellStart"/>
      <w:r>
        <w:t>review</w:t>
      </w:r>
      <w:bookmarkEnd w:id="101"/>
      <w:proofErr w:type="spellEnd"/>
    </w:p>
    <w:p w:rsidR="00A73274" w:rsidRDefault="00A73274" w:rsidP="00A73274"/>
    <w:p w:rsidR="000D4FC2" w:rsidRDefault="00A73274" w:rsidP="00B87608">
      <w:pPr>
        <w:jc w:val="both"/>
      </w:pPr>
      <w:r w:rsidRPr="00A73274">
        <w:t xml:space="preserve">A la fin de chaque </w:t>
      </w:r>
      <w:r>
        <w:t xml:space="preserve">sprint, chaque équipe agile organise une présentation au sein du plateau pour partager ses avancement ou blocage avec l’ensemble des autres équipes </w:t>
      </w:r>
      <w:r w:rsidR="00F55026">
        <w:t>et/ou du management. Cette présentation a pour but de crée un réel partage de connaissance entre les équipes. De ce fait des membres délégués des différentes équipe</w:t>
      </w:r>
      <w:ins w:id="102" w:author="Mansy David (BIL)" w:date="2018-09-11T15:19:00Z">
        <w:r w:rsidR="000A0ACA">
          <w:t>s</w:t>
        </w:r>
      </w:ins>
      <w:r w:rsidR="00F55026">
        <w:t xml:space="preserve"> sont souvent présent afin de suivre les avancé</w:t>
      </w:r>
      <w:ins w:id="103" w:author="Mansy David (BIL)" w:date="2018-09-11T15:19:00Z">
        <w:r w:rsidR="000A0ACA">
          <w:t>es</w:t>
        </w:r>
      </w:ins>
      <w:r w:rsidR="00F55026">
        <w:t xml:space="preserve"> des autres. C’est par ailleurs une excellente occasion de présenter le travail qui a été réalisé au management</w:t>
      </w:r>
      <w:r w:rsidR="000D4FC2">
        <w:t>,</w:t>
      </w:r>
      <w:r w:rsidR="00F55026">
        <w:t xml:space="preserve"> qui sur certains Sprint</w:t>
      </w:r>
      <w:ins w:id="104" w:author="Mansy David (BIL)" w:date="2018-09-11T15:19:00Z">
        <w:r w:rsidR="000A0ACA">
          <w:t>s</w:t>
        </w:r>
      </w:ins>
      <w:r w:rsidR="00F55026">
        <w:t xml:space="preserve"> critique</w:t>
      </w:r>
      <w:ins w:id="105" w:author="Mansy David (BIL)" w:date="2018-09-11T15:19:00Z">
        <w:r w:rsidR="000A0ACA">
          <w:t>s</w:t>
        </w:r>
      </w:ins>
      <w:r w:rsidR="000D4FC2">
        <w:t>,</w:t>
      </w:r>
      <w:r w:rsidR="00F55026">
        <w:t xml:space="preserve"> </w:t>
      </w:r>
      <w:ins w:id="106" w:author="Mansy David (BIL)" w:date="2018-09-11T15:19:00Z">
        <w:r w:rsidR="000A0ACA">
          <w:t>est</w:t>
        </w:r>
      </w:ins>
      <w:del w:id="107" w:author="Mansy David (BIL)" w:date="2018-09-11T15:19:00Z">
        <w:r w:rsidR="00F55026" w:rsidDel="000A0ACA">
          <w:delText>sont</w:delText>
        </w:r>
      </w:del>
      <w:r w:rsidR="00F55026">
        <w:t xml:space="preserve"> présent lors des reviews. </w:t>
      </w:r>
    </w:p>
    <w:p w:rsidR="000D4FC2" w:rsidRDefault="000D4FC2" w:rsidP="000D4FC2">
      <w:pPr>
        <w:pStyle w:val="Heading3"/>
        <w:numPr>
          <w:ilvl w:val="0"/>
          <w:numId w:val="8"/>
        </w:numPr>
      </w:pPr>
      <w:bookmarkStart w:id="108" w:name="_Toc524351084"/>
      <w:r>
        <w:t>La rétrospective</w:t>
      </w:r>
      <w:bookmarkEnd w:id="108"/>
      <w:r>
        <w:t xml:space="preserve"> </w:t>
      </w:r>
    </w:p>
    <w:p w:rsidR="000D4FC2" w:rsidRDefault="000D4FC2" w:rsidP="000D4FC2"/>
    <w:p w:rsidR="00B87608" w:rsidRDefault="000D4FC2" w:rsidP="009855C3">
      <w:pPr>
        <w:jc w:val="both"/>
      </w:pPr>
      <w:r>
        <w:t xml:space="preserve">Pour bien comprendre le </w:t>
      </w:r>
      <w:r w:rsidR="00C3088E">
        <w:t>rôle</w:t>
      </w:r>
      <w:r>
        <w:t xml:space="preserve"> de la rétrospective je vous propose de jeter un œil sur le </w:t>
      </w:r>
      <w:r w:rsidR="00C3088E">
        <w:t>modèle</w:t>
      </w:r>
      <w:r>
        <w:t xml:space="preserve"> de Tuckman qui caractérise la courbe de progression d’une équipe agile :</w:t>
      </w:r>
    </w:p>
    <w:p w:rsidR="009855C3" w:rsidRDefault="00B87608" w:rsidP="00B87608">
      <w:r>
        <w:rPr>
          <w:noProof/>
          <w:lang w:val="en-US"/>
        </w:rPr>
        <w:drawing>
          <wp:anchor distT="0" distB="0" distL="114300" distR="114300" simplePos="0" relativeHeight="251658240" behindDoc="0" locked="0" layoutInCell="1" allowOverlap="1" wp14:anchorId="58704EDF" wp14:editId="678EAA65">
            <wp:simplePos x="0" y="0"/>
            <wp:positionH relativeFrom="column">
              <wp:posOffset>231775</wp:posOffset>
            </wp:positionH>
            <wp:positionV relativeFrom="paragraph">
              <wp:posOffset>82550</wp:posOffset>
            </wp:positionV>
            <wp:extent cx="3305810" cy="1831975"/>
            <wp:effectExtent l="0" t="0" r="889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305810" cy="1831975"/>
                    </a:xfrm>
                    <a:prstGeom prst="rect">
                      <a:avLst/>
                    </a:prstGeom>
                    <a:noFill/>
                    <a:ln>
                      <a:noFill/>
                    </a:ln>
                  </pic:spPr>
                </pic:pic>
              </a:graphicData>
            </a:graphic>
            <wp14:sizeRelH relativeFrom="page">
              <wp14:pctWidth>0</wp14:pctWidth>
            </wp14:sizeRelH>
            <wp14:sizeRelV relativeFrom="page">
              <wp14:pctHeight>0</wp14:pctHeight>
            </wp14:sizeRelV>
          </wp:anchor>
        </w:drawing>
      </w:r>
      <w:r w:rsidR="009855C3">
        <w:t xml:space="preserve"> </w:t>
      </w:r>
    </w:p>
    <w:p w:rsidR="00796B09" w:rsidRDefault="009855C3" w:rsidP="00796B09">
      <w:pPr>
        <w:jc w:val="both"/>
      </w:pPr>
      <w:r>
        <w:t xml:space="preserve">Le modèle de </w:t>
      </w:r>
      <w:proofErr w:type="spellStart"/>
      <w:r>
        <w:t>Tuckman</w:t>
      </w:r>
      <w:proofErr w:type="spellEnd"/>
      <w:r>
        <w:t xml:space="preserve"> nous explique que lors de la création d’une équipe </w:t>
      </w:r>
      <w:r w:rsidR="00C15262">
        <w:t>Agile</w:t>
      </w:r>
      <w:r w:rsidR="000D76F8">
        <w:t xml:space="preserve"> elle</w:t>
      </w:r>
      <w:r>
        <w:t xml:space="preserve"> passera par 4 phases distincte</w:t>
      </w:r>
      <w:ins w:id="109" w:author="Mansy David (BIL)" w:date="2018-09-11T15:20:00Z">
        <w:r w:rsidR="000A0ACA">
          <w:t>s</w:t>
        </w:r>
      </w:ins>
      <w:r>
        <w:t xml:space="preserve"> durant </w:t>
      </w:r>
      <w:r w:rsidR="00796B09">
        <w:t>son</w:t>
      </w:r>
      <w:r>
        <w:t xml:space="preserve"> évolution au sein de son projet</w:t>
      </w:r>
      <w:r w:rsidR="00796B09">
        <w:t>.</w:t>
      </w:r>
      <w:r w:rsidR="000D76F8">
        <w:t xml:space="preserve"> C’est étapes sont caractérisé de la manière suivante :</w:t>
      </w:r>
    </w:p>
    <w:p w:rsidR="00B87608" w:rsidRDefault="00B87608" w:rsidP="00796B09">
      <w:pPr>
        <w:jc w:val="both"/>
      </w:pPr>
    </w:p>
    <w:p w:rsidR="00B87608" w:rsidRPr="00B87608" w:rsidRDefault="00B87608" w:rsidP="00B87608">
      <w:pPr>
        <w:ind w:left="1440"/>
        <w:jc w:val="both"/>
        <w:rPr>
          <w:b/>
        </w:rPr>
      </w:pPr>
      <w:r>
        <w:t xml:space="preserve">         </w:t>
      </w:r>
      <w:r w:rsidRPr="00B87608">
        <w:rPr>
          <w:b/>
        </w:rPr>
        <w:t xml:space="preserve">Modèle de </w:t>
      </w:r>
      <w:proofErr w:type="spellStart"/>
      <w:r w:rsidRPr="00B87608">
        <w:rPr>
          <w:b/>
        </w:rPr>
        <w:t>Tuckman</w:t>
      </w:r>
      <w:proofErr w:type="spellEnd"/>
    </w:p>
    <w:p w:rsidR="00796B09" w:rsidRDefault="00796B09" w:rsidP="008276CB">
      <w:pPr>
        <w:pStyle w:val="Heading1"/>
        <w:jc w:val="center"/>
      </w:pPr>
    </w:p>
    <w:p w:rsidR="000D76F8" w:rsidRDefault="008276CB" w:rsidP="00B87608">
      <w:pPr>
        <w:jc w:val="center"/>
      </w:pPr>
      <w:r>
        <w:rPr>
          <w:noProof/>
          <w:lang w:val="en-US"/>
        </w:rPr>
        <w:drawing>
          <wp:inline distT="0" distB="0" distL="0" distR="0" wp14:anchorId="618094E9" wp14:editId="1CDD92D3">
            <wp:extent cx="5704165" cy="34119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6753" cy="3431432"/>
                    </a:xfrm>
                    <a:prstGeom prst="rect">
                      <a:avLst/>
                    </a:prstGeom>
                    <a:noFill/>
                  </pic:spPr>
                </pic:pic>
              </a:graphicData>
            </a:graphic>
          </wp:inline>
        </w:drawing>
      </w:r>
    </w:p>
    <w:p w:rsidR="00B87608" w:rsidRPr="00B87608" w:rsidRDefault="00B87608" w:rsidP="00B87608">
      <w:pPr>
        <w:jc w:val="center"/>
        <w:rPr>
          <w:b/>
        </w:rPr>
      </w:pPr>
      <w:r w:rsidRPr="00B87608">
        <w:rPr>
          <w:b/>
        </w:rPr>
        <w:t xml:space="preserve">Modèle de Tuckman – Description des 4 phases de développement </w:t>
      </w:r>
    </w:p>
    <w:p w:rsidR="000D76F8" w:rsidRDefault="000D76F8" w:rsidP="00D71420">
      <w:pPr>
        <w:jc w:val="both"/>
      </w:pPr>
      <w:r>
        <w:t xml:space="preserve">Le vrai </w:t>
      </w:r>
      <w:r w:rsidR="00D71420">
        <w:t>défi</w:t>
      </w:r>
      <w:r>
        <w:t xml:space="preserve"> des équipe</w:t>
      </w:r>
      <w:r w:rsidR="00D71420">
        <w:t>s</w:t>
      </w:r>
      <w:r>
        <w:t xml:space="preserve"> e</w:t>
      </w:r>
      <w:r w:rsidR="00D71420">
        <w:t>s</w:t>
      </w:r>
      <w:r>
        <w:t xml:space="preserve">t donc de sortir le plus rapidement de la phase de Mésentente, </w:t>
      </w:r>
      <w:r w:rsidR="00D71420">
        <w:t xml:space="preserve">car c’est elle qui fait drastiquement chuter leur performance mais qui est malheureusement nécessaire et inévitable. </w:t>
      </w:r>
    </w:p>
    <w:p w:rsidR="003444CF" w:rsidRDefault="00D71420" w:rsidP="008276CB">
      <w:pPr>
        <w:jc w:val="both"/>
      </w:pPr>
      <w:r>
        <w:t>La rétrospective est un rituel Agile qui consiste à réunir l’ensemble des membres d’une équipe afin de discuter</w:t>
      </w:r>
      <w:r w:rsidR="00D93E96">
        <w:t xml:space="preserve">, de </w:t>
      </w:r>
      <w:r>
        <w:t xml:space="preserve">comprendre </w:t>
      </w:r>
      <w:r w:rsidR="00D93E96">
        <w:t xml:space="preserve">et d’agir </w:t>
      </w:r>
      <w:r>
        <w:t xml:space="preserve">sur l’ensemble des problèmes de collaboration ou d’échange qui font que l’équipe perd en performance. Il est question ici de comprendre ce qui ne fonctionne pas mais surtout de trouver une solution ou du moins avancer pour que la situation </w:t>
      </w:r>
      <w:r w:rsidR="00D93E96">
        <w:t>s’améliore</w:t>
      </w:r>
      <w:r>
        <w:t>.</w:t>
      </w:r>
      <w:r w:rsidR="00D93E96">
        <w:t xml:space="preserve"> Cette réunion est orchestrée par le Scrum Master et peut être plus ou moins informelle. La réelle difficulté est de réussi à faire communiquer et participer l’ensemble des membres. C’est au travers de petites activités, de brainstorming ou encore de discussion ouverte que l’équipe essaye d’avancer et de grandir face aux erreurs qu’elle a pu commettre dans les sprints précèdent.</w:t>
      </w:r>
    </w:p>
    <w:p w:rsidR="008276CB" w:rsidRDefault="008276CB" w:rsidP="008276CB">
      <w:r>
        <w:br w:type="page"/>
      </w:r>
    </w:p>
    <w:p w:rsidR="004E29BD" w:rsidRDefault="00CC4A32" w:rsidP="004E29BD">
      <w:pPr>
        <w:pStyle w:val="Heading1"/>
        <w:numPr>
          <w:ilvl w:val="0"/>
          <w:numId w:val="11"/>
        </w:numPr>
      </w:pPr>
      <w:bookmarkStart w:id="110" w:name="_Toc524351085"/>
      <w:r>
        <w:t xml:space="preserve">OnBoarding - </w:t>
      </w:r>
      <w:r w:rsidR="003444CF">
        <w:t xml:space="preserve">Le </w:t>
      </w:r>
      <w:r>
        <w:t>Duplicate Actor</w:t>
      </w:r>
      <w:bookmarkEnd w:id="110"/>
    </w:p>
    <w:p w:rsidR="008276CB" w:rsidRDefault="008276CB" w:rsidP="008276CB">
      <w:pPr>
        <w:pStyle w:val="Heading2"/>
        <w:numPr>
          <w:ilvl w:val="0"/>
          <w:numId w:val="22"/>
        </w:numPr>
        <w:rPr>
          <w:lang w:val="fr-LU"/>
        </w:rPr>
      </w:pPr>
      <w:bookmarkStart w:id="111" w:name="_Toc522795957"/>
      <w:bookmarkStart w:id="112" w:name="_Toc524351086"/>
      <w:r>
        <w:rPr>
          <w:lang w:val="fr-LU"/>
        </w:rPr>
        <w:t>Introduction</w:t>
      </w:r>
      <w:bookmarkEnd w:id="111"/>
      <w:bookmarkEnd w:id="112"/>
    </w:p>
    <w:p w:rsidR="004E29BD" w:rsidRDefault="004E29BD" w:rsidP="008276CB">
      <w:pPr>
        <w:ind w:left="720"/>
      </w:pPr>
    </w:p>
    <w:p w:rsidR="00112140" w:rsidRDefault="00112140" w:rsidP="005E54B8">
      <w:pPr>
        <w:jc w:val="both"/>
        <w:rPr>
          <w:ins w:id="113" w:author="Mansy David (BIL)" w:date="2018-09-11T15:24:00Z"/>
        </w:rPr>
      </w:pPr>
      <w:ins w:id="114" w:author="Mansy David (BIL)" w:date="2018-09-11T15:24:00Z">
        <w:r>
          <w:t>A partir d’ici je ne vérifie plus l’orthographe, trop de corrections, à revoir en profondeur !</w:t>
        </w:r>
      </w:ins>
    </w:p>
    <w:p w:rsidR="005E2E84" w:rsidRDefault="004E29BD" w:rsidP="005E54B8">
      <w:pPr>
        <w:jc w:val="both"/>
      </w:pPr>
      <w:r>
        <w:t xml:space="preserve">Le projet était de réaliser </w:t>
      </w:r>
      <w:r w:rsidR="005E54B8">
        <w:t>une solution</w:t>
      </w:r>
      <w:r>
        <w:t xml:space="preserve"> afin de permettre une ouverture de compte</w:t>
      </w:r>
      <w:r w:rsidR="005E54B8">
        <w:t xml:space="preserve"> bancaire</w:t>
      </w:r>
      <w:r>
        <w:t xml:space="preserve"> 100</w:t>
      </w:r>
      <w:r w:rsidR="005E54B8">
        <w:t>% digitale et à distance. Ce projet ambitieux a permis à la BIL d’être la première banque luxembourgeoise à être capable de proposer une service web e</w:t>
      </w:r>
      <w:r w:rsidR="005E2E84">
        <w:t>t une application</w:t>
      </w:r>
      <w:r w:rsidR="005E54B8">
        <w:t xml:space="preserve"> smartphone capable d’ouvrir un compte bancaire en moins de 15 min.</w:t>
      </w:r>
      <w:r w:rsidR="005E2E84">
        <w:t xml:space="preserve"> </w:t>
      </w:r>
    </w:p>
    <w:p w:rsidR="00CC4A32" w:rsidRPr="008276CB" w:rsidRDefault="005E2E84" w:rsidP="008276CB">
      <w:pPr>
        <w:jc w:val="both"/>
      </w:pPr>
      <w:r>
        <w:t xml:space="preserve">En tant que Business Analyst mon travail prenait de nombreuses formes, comme expliqué précédemment le rôle du Business Analyst et d’assister le Product Owner a la rédaction des user stories, des critères d’admission et de test. J’ai pu au cours de mon stage analyser un certain nombre de de situation et problèmes afin </w:t>
      </w:r>
      <w:r w:rsidR="007038C9">
        <w:t>de proposer une solution en accord avec la vision des différents stakeholders mais surtout des différents départements de la banque comme le juridique ou les architectes.</w:t>
      </w:r>
    </w:p>
    <w:p w:rsidR="00CC4A32" w:rsidRDefault="00CC4A32" w:rsidP="00CC4A32">
      <w:pPr>
        <w:jc w:val="both"/>
        <w:rPr>
          <w:lang w:val="fr-LU"/>
        </w:rPr>
      </w:pPr>
      <w:r>
        <w:rPr>
          <w:lang w:val="fr-LU"/>
        </w:rPr>
        <w:t xml:space="preserve">Le but des différentes User Stories qui ont permis d’améliorer l’ensemble des processus en lien avec le Duplicate Actor ou les clients contentieux était principalement de diminuer le nombre de drops (ou échecs) dans l’application.  Après les deux premières releases et avoir mis en production la sélection des packages, nous avons cherché à rendre l’application plus performante et à augmenter le nombre de succès dans notre flux. </w:t>
      </w:r>
    </w:p>
    <w:p w:rsidR="00CC4A32" w:rsidRDefault="00EF6EE0" w:rsidP="00CC4A32">
      <w:pPr>
        <w:jc w:val="both"/>
        <w:rPr>
          <w:lang w:val="fr-LU"/>
        </w:rPr>
      </w:pPr>
      <w:r>
        <w:rPr>
          <w:lang w:val="fr-LU"/>
        </w:rPr>
        <w:t>Cette analyse</w:t>
      </w:r>
      <w:r w:rsidR="00CC4A32">
        <w:rPr>
          <w:lang w:val="fr-LU"/>
        </w:rPr>
        <w:t xml:space="preserve"> propose l’évolution des différents processus qui ont été mis en place au cours de</w:t>
      </w:r>
      <w:r>
        <w:rPr>
          <w:lang w:val="fr-LU"/>
        </w:rPr>
        <w:t xml:space="preserve"> mon stage </w:t>
      </w:r>
      <w:r w:rsidR="00CC4A32">
        <w:rPr>
          <w:lang w:val="fr-LU"/>
        </w:rPr>
        <w:t xml:space="preserve">sur la problématique du Duplicate Actor. Ce processus a finalement englobé la gestion des anciens clients clôturés pour contentieux et la clôture automatique de prospects bloquants.  </w:t>
      </w:r>
    </w:p>
    <w:p w:rsidR="00CC4A32" w:rsidRDefault="00CC4A32" w:rsidP="00CC4A32">
      <w:pPr>
        <w:jc w:val="both"/>
        <w:rPr>
          <w:lang w:val="fr-LU"/>
        </w:rPr>
      </w:pPr>
      <w:r>
        <w:rPr>
          <w:lang w:val="fr-LU"/>
        </w:rPr>
        <w:t xml:space="preserve">Nous avons rencontré un certain nombre de blocages lors de nos démarches d’améliorations. Du fait des nouvelles réglementations de la GDPR et de la politique de la banque, nous devions rigoureusement éviter de « polluer » </w:t>
      </w:r>
      <w:r w:rsidR="00EF6EE0">
        <w:rPr>
          <w:lang w:val="fr-LU"/>
        </w:rPr>
        <w:t>l’intranet de la banque (</w:t>
      </w:r>
      <w:r>
        <w:rPr>
          <w:lang w:val="fr-LU"/>
        </w:rPr>
        <w:t>BLS</w:t>
      </w:r>
      <w:ins w:id="115" w:author="Mansy David (BIL)" w:date="2018-09-11T15:25:00Z">
        <w:r w:rsidR="00112140">
          <w:rPr>
            <w:lang w:val="fr-LU"/>
          </w:rPr>
          <w:t>, BLS c’est le mainframe ou dans ce cas le système de référence de la banque pour les données clients, pourquoi intranet ???</w:t>
        </w:r>
      </w:ins>
      <w:r w:rsidR="00EF6EE0">
        <w:rPr>
          <w:lang w:val="fr-LU"/>
        </w:rPr>
        <w:t>)</w:t>
      </w:r>
      <w:r>
        <w:rPr>
          <w:lang w:val="fr-LU"/>
        </w:rPr>
        <w:t xml:space="preserve"> par des doublons prospects « fantômes » (au sens où ils ne seraient jamais utilisés).</w:t>
      </w:r>
    </w:p>
    <w:p w:rsidR="00CC4A32" w:rsidRDefault="00CC4A32" w:rsidP="00CC4A32">
      <w:pPr>
        <w:jc w:val="both"/>
        <w:rPr>
          <w:lang w:val="fr-LU"/>
        </w:rPr>
      </w:pPr>
      <w:r>
        <w:rPr>
          <w:lang w:val="fr-LU"/>
        </w:rPr>
        <w:t>Nous avons pensé dans un premier temps utiliser les anciens procédés de la banque permettant la fusion de prospects mais cela s’est avéré impossible à cause de notre incapacité à vérifier à 100% que les deux prospects à fusionner étaient rigoureusement la même personne car nous nous basons que sur le nom, le prénom et la date de naissance.</w:t>
      </w:r>
    </w:p>
    <w:p w:rsidR="00CC4A32" w:rsidRDefault="00CC4A32" w:rsidP="00CC4A32">
      <w:pPr>
        <w:jc w:val="both"/>
        <w:rPr>
          <w:lang w:val="fr-LU"/>
        </w:rPr>
      </w:pPr>
      <w:r>
        <w:rPr>
          <w:lang w:val="fr-LU"/>
        </w:rPr>
        <w:t xml:space="preserve">Cette restriction sur ces trois données vient des données BLS existante qui, à cause des nombreux moyens accessibles aux RM pour créer des prospects, nous rend la tâche difficile. En effet les informations contenues dans la base ne se sont pas toujours complétées de manière rigoureuse. Elles peuvent parfois être très fournies ou, à l’opposé, ne contenir que le nom et prénom. </w:t>
      </w:r>
    </w:p>
    <w:p w:rsidR="00CC4A32" w:rsidRPr="00E735E6" w:rsidRDefault="00CC4A32" w:rsidP="00B87608">
      <w:pPr>
        <w:jc w:val="both"/>
        <w:rPr>
          <w:lang w:val="fr-LU"/>
        </w:rPr>
      </w:pPr>
      <w:r>
        <w:rPr>
          <w:lang w:val="fr-LU"/>
        </w:rPr>
        <w:t>Le risque est conséquent car si en cas d’erreur un client accédait à des informations d’un autre et que ce dernier attaquait la banque en justice, la pénalité pouvait s’étendre jusqu’à 4% du chiffre d’affaire de la BIL.</w:t>
      </w:r>
    </w:p>
    <w:p w:rsidR="00CC4A32" w:rsidRPr="009332E8" w:rsidRDefault="00CC4A32" w:rsidP="008276CB">
      <w:pPr>
        <w:pStyle w:val="Heading2"/>
        <w:numPr>
          <w:ilvl w:val="0"/>
          <w:numId w:val="22"/>
        </w:numPr>
        <w:rPr>
          <w:lang w:val="fr-LU"/>
        </w:rPr>
      </w:pPr>
      <w:bookmarkStart w:id="116" w:name="_Toc522795958"/>
      <w:bookmarkStart w:id="117" w:name="_Toc524351087"/>
      <w:r>
        <w:rPr>
          <w:lang w:val="fr-LU"/>
        </w:rPr>
        <w:t xml:space="preserve">Situation </w:t>
      </w:r>
      <w:r w:rsidRPr="00DA6516">
        <w:rPr>
          <w:lang w:val="fr-LU"/>
        </w:rPr>
        <w:t>au 30 Juin 2018</w:t>
      </w:r>
      <w:bookmarkEnd w:id="116"/>
      <w:bookmarkEnd w:id="117"/>
    </w:p>
    <w:p w:rsidR="00CC4A32" w:rsidRDefault="00CC4A32" w:rsidP="00CC4A32">
      <w:pPr>
        <w:rPr>
          <w:lang w:val="fr-LU"/>
        </w:rPr>
      </w:pPr>
    </w:p>
    <w:p w:rsidR="00CC4A32" w:rsidRDefault="00CC4A32" w:rsidP="00CC4A32">
      <w:pPr>
        <w:jc w:val="both"/>
        <w:rPr>
          <w:lang w:val="fr-LU"/>
        </w:rPr>
      </w:pPr>
      <w:r>
        <w:rPr>
          <w:lang w:val="fr-LU"/>
        </w:rPr>
        <w:t xml:space="preserve">L’OnBoarding digital englobe plusieurs appels aux différents services de la banque durant l’ensemble du processus de création du nouveau compte bancaire. Nous allons nous intéresser ici aux mécanismes du Duplicate Actor tel qu’il est en place à la date du 30 Juin 2018. Le mécanisme étant de vérifier qu’un acteur n’est pas déjà existant lors de l’OnBoarding d’un nouveau client. </w:t>
      </w:r>
    </w:p>
    <w:p w:rsidR="00CC4A32" w:rsidRDefault="00CC4A32" w:rsidP="00CC4A32">
      <w:pPr>
        <w:jc w:val="both"/>
        <w:rPr>
          <w:lang w:val="fr-LU"/>
        </w:rPr>
      </w:pPr>
      <w:r>
        <w:rPr>
          <w:lang w:val="fr-LU"/>
        </w:rPr>
        <w:t xml:space="preserve">Pour comprendre cette analyse, revenons sur la définition d’un acteur dans BLS : </w:t>
      </w:r>
    </w:p>
    <w:p w:rsidR="00CC4A32" w:rsidRDefault="00CC4A32" w:rsidP="00CC4A32">
      <w:pPr>
        <w:jc w:val="both"/>
        <w:rPr>
          <w:lang w:val="fr-LU"/>
        </w:rPr>
      </w:pPr>
      <w:r>
        <w:rPr>
          <w:lang w:val="fr-LU"/>
        </w:rPr>
        <w:t xml:space="preserve">Acteur : « Objet représentant toute forme de client ou potentiel client dans la base de donnée BIL. Un Acteur est identifié par son </w:t>
      </w:r>
      <w:proofErr w:type="spellStart"/>
      <w:r>
        <w:rPr>
          <w:lang w:val="fr-LU"/>
        </w:rPr>
        <w:t>ZActeur</w:t>
      </w:r>
      <w:proofErr w:type="spellEnd"/>
      <w:r>
        <w:rPr>
          <w:lang w:val="fr-LU"/>
        </w:rPr>
        <w:t xml:space="preserve"> qui lui est propre. Il peut avoir un certain nombre de Rôles définis par la banque afin de pouvoir l’identifier : Titulaire / Mandataire / Représentant / etc.. Sur ces rôles sont fixés les différents contrats de l’acteur : CTRNOM / CTRPRO / CTRCHI / etc.. »</w:t>
      </w:r>
    </w:p>
    <w:p w:rsidR="00CC4A32" w:rsidRPr="005A0685" w:rsidRDefault="00CC4A32" w:rsidP="00CC4A32">
      <w:pPr>
        <w:jc w:val="both"/>
        <w:rPr>
          <w:lang w:val="fr-LU"/>
        </w:rPr>
      </w:pPr>
      <w:r>
        <w:rPr>
          <w:lang w:val="fr-LU"/>
        </w:rPr>
        <w:t>NB : Un Acteur dit « Inactif » correspond à un Acteur clôturé, là ou inversement, un Acteur dit « Actif » correspondra à un Acteur en activité.</w:t>
      </w:r>
    </w:p>
    <w:p w:rsidR="00CC4A32" w:rsidRDefault="00CC4A32" w:rsidP="00CC4A32">
      <w:pPr>
        <w:jc w:val="center"/>
        <w:rPr>
          <w:b/>
          <w:lang w:val="fr-LU"/>
        </w:rPr>
      </w:pPr>
      <w:r w:rsidRPr="005A0685">
        <w:rPr>
          <w:noProof/>
          <w:sz w:val="24"/>
          <w:lang w:val="en-US"/>
        </w:rPr>
        <w:drawing>
          <wp:inline distT="0" distB="0" distL="0" distR="0" wp14:anchorId="590E8FF6" wp14:editId="1EB5A32A">
            <wp:extent cx="4867275" cy="3460211"/>
            <wp:effectExtent l="190500" t="190500" r="180975" b="1784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14">
                      <a:extLst>
                        <a:ext uri="{28A0092B-C50C-407E-A947-70E740481C1C}">
                          <a14:useLocalDpi xmlns:a14="http://schemas.microsoft.com/office/drawing/2010/main" val="0"/>
                        </a:ext>
                      </a:extLst>
                    </a:blip>
                    <a:stretch>
                      <a:fillRect/>
                    </a:stretch>
                  </pic:blipFill>
                  <pic:spPr>
                    <a:xfrm>
                      <a:off x="0" y="0"/>
                      <a:ext cx="4877423" cy="3467426"/>
                    </a:xfrm>
                    <a:prstGeom prst="rect">
                      <a:avLst/>
                    </a:prstGeom>
                    <a:ln>
                      <a:noFill/>
                    </a:ln>
                    <a:effectLst>
                      <a:outerShdw blurRad="190500" algn="tl" rotWithShape="0">
                        <a:srgbClr val="000000">
                          <a:alpha val="70000"/>
                        </a:srgbClr>
                      </a:outerShdw>
                    </a:effectLst>
                  </pic:spPr>
                </pic:pic>
              </a:graphicData>
            </a:graphic>
          </wp:inline>
        </w:drawing>
      </w:r>
    </w:p>
    <w:p w:rsidR="00CC4A32" w:rsidRPr="009332E8" w:rsidRDefault="00CC4A32" w:rsidP="00CC4A32">
      <w:pPr>
        <w:jc w:val="center"/>
        <w:rPr>
          <w:b/>
          <w:sz w:val="24"/>
          <w:lang w:val="fr-LU"/>
        </w:rPr>
      </w:pPr>
      <w:r>
        <w:rPr>
          <w:b/>
          <w:sz w:val="24"/>
          <w:lang w:val="fr-LU"/>
        </w:rPr>
        <w:t xml:space="preserve">Image 1 : </w:t>
      </w:r>
      <w:r w:rsidRPr="005A0685">
        <w:rPr>
          <w:b/>
          <w:sz w:val="24"/>
          <w:lang w:val="fr-LU"/>
        </w:rPr>
        <w:t>Exemple d’Association Possible </w:t>
      </w:r>
    </w:p>
    <w:p w:rsidR="00CC4A32" w:rsidRDefault="00CC4A32" w:rsidP="00CC4A32">
      <w:pPr>
        <w:jc w:val="both"/>
        <w:rPr>
          <w:lang w:val="fr-LU"/>
        </w:rPr>
      </w:pPr>
      <w:r>
        <w:rPr>
          <w:lang w:val="fr-LU"/>
        </w:rPr>
        <w:t xml:space="preserve">Comme introduit précédemment, pour établir ou non si un client est déjà dans BLS ,donc considéré comme un doublon, nous nous basons sur les trois informations suivantes: </w:t>
      </w:r>
    </w:p>
    <w:p w:rsidR="00CC4A32" w:rsidRDefault="00CC4A32" w:rsidP="00CC4A32">
      <w:pPr>
        <w:pStyle w:val="ListParagraph"/>
        <w:numPr>
          <w:ilvl w:val="0"/>
          <w:numId w:val="14"/>
        </w:numPr>
        <w:jc w:val="both"/>
        <w:rPr>
          <w:lang w:val="fr-LU"/>
        </w:rPr>
        <w:sectPr w:rsidR="00CC4A32" w:rsidSect="008276CB">
          <w:footerReference w:type="default" r:id="rId15"/>
          <w:pgSz w:w="12240" w:h="15840"/>
          <w:pgMar w:top="1440" w:right="1440" w:bottom="1440" w:left="1440" w:header="454" w:footer="454" w:gutter="0"/>
          <w:cols w:space="708"/>
          <w:docGrid w:linePitch="360"/>
        </w:sectPr>
      </w:pPr>
    </w:p>
    <w:p w:rsidR="00CC4A32" w:rsidRPr="00B87608" w:rsidRDefault="00CC4A32" w:rsidP="00CC4A32">
      <w:pPr>
        <w:pStyle w:val="ListParagraph"/>
        <w:numPr>
          <w:ilvl w:val="0"/>
          <w:numId w:val="14"/>
        </w:numPr>
        <w:jc w:val="both"/>
        <w:rPr>
          <w:sz w:val="24"/>
          <w:lang w:val="fr-LU"/>
        </w:rPr>
      </w:pPr>
      <w:r w:rsidRPr="00B87608">
        <w:rPr>
          <w:sz w:val="24"/>
          <w:lang w:val="fr-LU"/>
        </w:rPr>
        <w:t>Nom</w:t>
      </w:r>
    </w:p>
    <w:p w:rsidR="00CC4A32" w:rsidRPr="00291138" w:rsidRDefault="00CC4A32" w:rsidP="00CC4A32">
      <w:pPr>
        <w:pStyle w:val="ListParagraph"/>
        <w:numPr>
          <w:ilvl w:val="0"/>
          <w:numId w:val="14"/>
        </w:numPr>
        <w:jc w:val="both"/>
        <w:rPr>
          <w:b/>
          <w:sz w:val="24"/>
          <w:lang w:val="fr-LU"/>
        </w:rPr>
      </w:pPr>
      <w:r w:rsidRPr="00291138">
        <w:rPr>
          <w:b/>
          <w:sz w:val="24"/>
          <w:lang w:val="fr-LU"/>
        </w:rPr>
        <w:t>Prénom</w:t>
      </w:r>
    </w:p>
    <w:p w:rsidR="00CC4A32" w:rsidRPr="00291138" w:rsidRDefault="00CC4A32" w:rsidP="00CC4A32">
      <w:pPr>
        <w:pStyle w:val="ListParagraph"/>
        <w:numPr>
          <w:ilvl w:val="0"/>
          <w:numId w:val="14"/>
        </w:numPr>
        <w:jc w:val="both"/>
        <w:rPr>
          <w:b/>
          <w:sz w:val="24"/>
          <w:lang w:val="fr-LU"/>
        </w:rPr>
      </w:pPr>
      <w:r w:rsidRPr="00291138">
        <w:rPr>
          <w:b/>
          <w:sz w:val="24"/>
          <w:lang w:val="fr-LU"/>
        </w:rPr>
        <w:t>Date de Naissance</w:t>
      </w:r>
    </w:p>
    <w:p w:rsidR="00CC4A32" w:rsidRDefault="00CC4A32" w:rsidP="00CC4A32">
      <w:pPr>
        <w:jc w:val="both"/>
        <w:rPr>
          <w:lang w:val="fr-LU"/>
        </w:rPr>
        <w:sectPr w:rsidR="00CC4A32" w:rsidSect="008276CB">
          <w:type w:val="continuous"/>
          <w:pgSz w:w="12240" w:h="15840"/>
          <w:pgMar w:top="1440" w:right="1440" w:bottom="1440" w:left="1440" w:header="454" w:footer="454" w:gutter="0"/>
          <w:cols w:num="3" w:space="708"/>
          <w:docGrid w:linePitch="360"/>
        </w:sectPr>
      </w:pPr>
    </w:p>
    <w:p w:rsidR="00CC4A32" w:rsidRDefault="00CC4A32" w:rsidP="00B87608">
      <w:pPr>
        <w:ind w:left="720"/>
        <w:jc w:val="both"/>
        <w:rPr>
          <w:lang w:val="fr-LU"/>
        </w:rPr>
      </w:pPr>
    </w:p>
    <w:p w:rsidR="00CC4A32" w:rsidRDefault="00CC4A32" w:rsidP="00B87608">
      <w:pPr>
        <w:ind w:left="720"/>
        <w:jc w:val="both"/>
        <w:rPr>
          <w:lang w:val="fr-LU"/>
        </w:rPr>
      </w:pPr>
      <w:r>
        <w:rPr>
          <w:lang w:val="fr-LU"/>
        </w:rPr>
        <w:t xml:space="preserve">La recherche est effectué dans l’ensemble des </w:t>
      </w:r>
      <w:r w:rsidRPr="003116A0">
        <w:rPr>
          <w:b/>
          <w:lang w:val="fr-LU"/>
        </w:rPr>
        <w:t>acteurs actifs</w:t>
      </w:r>
      <w:r>
        <w:rPr>
          <w:lang w:val="fr-LU"/>
        </w:rPr>
        <w:t xml:space="preserve"> de BLS :</w:t>
      </w:r>
    </w:p>
    <w:p w:rsidR="00CC4A32" w:rsidRPr="002D3C30" w:rsidRDefault="00CC4A32" w:rsidP="00CC4A32">
      <w:pPr>
        <w:jc w:val="center"/>
        <w:rPr>
          <w:lang w:val="fr-LU"/>
        </w:rPr>
      </w:pPr>
      <w:r>
        <w:rPr>
          <w:noProof/>
          <w:lang w:val="en-US"/>
        </w:rPr>
        <w:drawing>
          <wp:inline distT="0" distB="0" distL="0" distR="0" wp14:anchorId="66B4B9FC" wp14:editId="3E4FE15F">
            <wp:extent cx="5774259" cy="2700000"/>
            <wp:effectExtent l="190500" t="190500" r="188595" b="1962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74259" cy="2700000"/>
                    </a:xfrm>
                    <a:prstGeom prst="rect">
                      <a:avLst/>
                    </a:prstGeom>
                    <a:ln>
                      <a:noFill/>
                    </a:ln>
                    <a:effectLst>
                      <a:outerShdw blurRad="190500" algn="tl" rotWithShape="0">
                        <a:srgbClr val="000000">
                          <a:alpha val="70000"/>
                        </a:srgbClr>
                      </a:outerShdw>
                    </a:effectLst>
                  </pic:spPr>
                </pic:pic>
              </a:graphicData>
            </a:graphic>
          </wp:inline>
        </w:drawing>
      </w:r>
    </w:p>
    <w:p w:rsidR="00CC4A32" w:rsidRPr="00ED5428" w:rsidRDefault="00CC4A32" w:rsidP="00CC4A32">
      <w:pPr>
        <w:jc w:val="center"/>
        <w:rPr>
          <w:b/>
          <w:lang w:val="fr-LU"/>
        </w:rPr>
      </w:pPr>
      <w:r w:rsidRPr="00ED5428">
        <w:rPr>
          <w:b/>
          <w:lang w:val="fr-LU"/>
        </w:rPr>
        <w:t>Image 2 : Logique Décision Duplicate Actor</w:t>
      </w:r>
    </w:p>
    <w:p w:rsidR="00CC4A32" w:rsidRDefault="00CC4A32" w:rsidP="00CC4A32">
      <w:pPr>
        <w:jc w:val="both"/>
        <w:rPr>
          <w:lang w:val="fr-LU"/>
        </w:rPr>
        <w:sectPr w:rsidR="00CC4A32" w:rsidSect="00CD5AA5">
          <w:type w:val="continuous"/>
          <w:pgSz w:w="12240" w:h="15840"/>
          <w:pgMar w:top="720" w:right="720" w:bottom="720" w:left="720" w:header="454" w:footer="454" w:gutter="0"/>
          <w:cols w:space="708"/>
          <w:docGrid w:linePitch="360"/>
        </w:sectPr>
      </w:pPr>
    </w:p>
    <w:p w:rsidR="00CC4A32" w:rsidRPr="00291138" w:rsidRDefault="00CC4A32" w:rsidP="00CC4A32">
      <w:pPr>
        <w:jc w:val="center"/>
        <w:rPr>
          <w:b/>
          <w:sz w:val="24"/>
          <w:lang w:val="fr-LU"/>
        </w:rPr>
      </w:pPr>
      <w:r w:rsidRPr="00291138">
        <w:rPr>
          <w:b/>
          <w:sz w:val="24"/>
          <w:lang w:val="fr-LU"/>
        </w:rPr>
        <w:t>Les points Positifs :</w:t>
      </w:r>
    </w:p>
    <w:p w:rsidR="00CC4A32" w:rsidRDefault="00CC4A32" w:rsidP="00B87608">
      <w:pPr>
        <w:pStyle w:val="ListParagraph"/>
        <w:numPr>
          <w:ilvl w:val="0"/>
          <w:numId w:val="15"/>
        </w:numPr>
        <w:ind w:firstLine="0"/>
        <w:jc w:val="both"/>
        <w:rPr>
          <w:lang w:val="fr-LU"/>
        </w:rPr>
      </w:pPr>
      <w:r>
        <w:rPr>
          <w:lang w:val="fr-LU"/>
        </w:rPr>
        <w:t>Risque minime pour la Banque de créer des doublons</w:t>
      </w:r>
    </w:p>
    <w:p w:rsidR="00CC4A32" w:rsidRPr="00291138" w:rsidRDefault="00CC4A32" w:rsidP="00B87608">
      <w:pPr>
        <w:pStyle w:val="ListParagraph"/>
        <w:numPr>
          <w:ilvl w:val="0"/>
          <w:numId w:val="15"/>
        </w:numPr>
        <w:ind w:firstLine="0"/>
        <w:jc w:val="both"/>
        <w:rPr>
          <w:lang w:val="fr-LU"/>
        </w:rPr>
      </w:pPr>
      <w:r>
        <w:rPr>
          <w:lang w:val="fr-LU"/>
        </w:rPr>
        <w:t>Risque minime d’erreurs business</w:t>
      </w:r>
    </w:p>
    <w:p w:rsidR="00CC4A32" w:rsidRPr="00291138" w:rsidRDefault="00CC4A32" w:rsidP="00CC4A32">
      <w:pPr>
        <w:jc w:val="center"/>
        <w:rPr>
          <w:b/>
          <w:sz w:val="24"/>
          <w:lang w:val="fr-LU"/>
        </w:rPr>
      </w:pPr>
      <w:r w:rsidRPr="00291138">
        <w:rPr>
          <w:b/>
          <w:sz w:val="24"/>
          <w:lang w:val="fr-LU"/>
        </w:rPr>
        <w:t>Les points Négatifs :</w:t>
      </w:r>
    </w:p>
    <w:p w:rsidR="00CC4A32" w:rsidRDefault="00CC4A32" w:rsidP="00CC4A32">
      <w:pPr>
        <w:pStyle w:val="ListParagraph"/>
        <w:numPr>
          <w:ilvl w:val="0"/>
          <w:numId w:val="16"/>
        </w:numPr>
        <w:jc w:val="both"/>
        <w:rPr>
          <w:lang w:val="fr-LU"/>
        </w:rPr>
      </w:pPr>
      <w:r>
        <w:rPr>
          <w:lang w:val="fr-LU"/>
        </w:rPr>
        <w:t>Trop grandes restrictions</w:t>
      </w:r>
    </w:p>
    <w:p w:rsidR="00CC4A32" w:rsidRPr="00291138" w:rsidRDefault="00CC4A32" w:rsidP="00CC4A32">
      <w:pPr>
        <w:pStyle w:val="ListParagraph"/>
        <w:numPr>
          <w:ilvl w:val="0"/>
          <w:numId w:val="16"/>
        </w:numPr>
        <w:jc w:val="both"/>
        <w:rPr>
          <w:lang w:val="fr-LU"/>
        </w:rPr>
      </w:pPr>
      <w:r>
        <w:rPr>
          <w:lang w:val="fr-LU"/>
        </w:rPr>
        <w:t>Perte potentielle Business</w:t>
      </w:r>
    </w:p>
    <w:p w:rsidR="00CC4A32" w:rsidRDefault="00CC4A32" w:rsidP="00CC4A32">
      <w:pPr>
        <w:jc w:val="both"/>
        <w:rPr>
          <w:lang w:val="fr-LU"/>
        </w:rPr>
      </w:pPr>
    </w:p>
    <w:p w:rsidR="00CC4A32" w:rsidRDefault="00CC4A32" w:rsidP="00CC4A32">
      <w:pPr>
        <w:jc w:val="both"/>
        <w:rPr>
          <w:lang w:val="fr-LU"/>
        </w:rPr>
        <w:sectPr w:rsidR="00CC4A32" w:rsidSect="00CD5AA5">
          <w:type w:val="continuous"/>
          <w:pgSz w:w="12240" w:h="15840"/>
          <w:pgMar w:top="720" w:right="720" w:bottom="720" w:left="720" w:header="454" w:footer="454" w:gutter="0"/>
          <w:cols w:num="2" w:space="720"/>
          <w:docGrid w:linePitch="360"/>
        </w:sectPr>
      </w:pPr>
    </w:p>
    <w:p w:rsidR="00CC4A32" w:rsidRDefault="00CC4A32" w:rsidP="00CC4A32">
      <w:pPr>
        <w:jc w:val="both"/>
        <w:rPr>
          <w:lang w:val="fr-LU"/>
        </w:rPr>
      </w:pPr>
      <w:r>
        <w:rPr>
          <w:lang w:val="fr-LU"/>
        </w:rPr>
        <w:t>Afin d’éviter tout risque de création de doublon, c’est la version la plus simple et la plus stricte</w:t>
      </w:r>
      <w:ins w:id="118" w:author="Mansy David (BIL)" w:date="2018-09-11T15:28:00Z">
        <w:r w:rsidR="00112140">
          <w:rPr>
            <w:lang w:val="fr-LU"/>
          </w:rPr>
          <w:t xml:space="preserve"> (donc celle-ci-dessus illustrée par le schéma ?)</w:t>
        </w:r>
      </w:ins>
      <w:r>
        <w:rPr>
          <w:lang w:val="fr-LU"/>
        </w:rPr>
        <w:t xml:space="preserve"> qui fut mise en avant par l’équipe. Son potentiel respecte la volonté MVP de la banque sur la transformation digitale et est caractérisé par sa rapidité d’implémentation. Ce choix fut par la suite challengée par le nombre conséquent de blocages ou drops des doublons positifs lors des tentatives d’OnBoarding. En effet un client qui aurait commencé un autre flux que notre application se retrouvait systématiquement bloqué. Qu’il commence un OnBoarding sur mobile, sur le site de la BIL ou qu’il prenne rendez-vous avec en agence, dans tous les cas nous détections un Duplicate Actor à cause de la création systématique d’un prospect actif (</w:t>
      </w:r>
      <w:proofErr w:type="spellStart"/>
      <w:r>
        <w:rPr>
          <w:lang w:val="fr-LU"/>
        </w:rPr>
        <w:t>ZActeur</w:t>
      </w:r>
      <w:proofErr w:type="spellEnd"/>
      <w:r>
        <w:rPr>
          <w:lang w:val="fr-LU"/>
        </w:rPr>
        <w:t xml:space="preserve"> -&gt; Rôle TIT -&gt; CTR PRO).</w:t>
      </w:r>
    </w:p>
    <w:p w:rsidR="00CC4A32" w:rsidRDefault="00CC4A32" w:rsidP="00CC4A32">
      <w:pPr>
        <w:jc w:val="both"/>
        <w:rPr>
          <w:lang w:val="fr-LU"/>
        </w:rPr>
      </w:pPr>
      <w:r>
        <w:rPr>
          <w:lang w:val="fr-LU"/>
        </w:rPr>
        <w:t>Il était nécessaire de procéder à une analyse des règles du Duplicate Actor car cela représentait  tout de même plus de 50% des drops de l’application (sur l’ensemble des tentatives enregistrées dans l’IBM Case Manager).</w:t>
      </w:r>
    </w:p>
    <w:p w:rsidR="00CC4A32" w:rsidRDefault="00CC4A32" w:rsidP="00B87608">
      <w:pPr>
        <w:ind w:right="726"/>
        <w:jc w:val="center"/>
        <w:rPr>
          <w:lang w:val="fr-LU"/>
        </w:rPr>
      </w:pPr>
      <w:r>
        <w:rPr>
          <w:noProof/>
          <w:lang w:val="en-US"/>
        </w:rPr>
        <w:drawing>
          <wp:inline distT="0" distB="0" distL="0" distR="0" wp14:anchorId="0FB85C93" wp14:editId="2EC4224F">
            <wp:extent cx="5943600" cy="18288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CC4A32" w:rsidRPr="009332E8" w:rsidRDefault="00CC4A32" w:rsidP="00CC4A32">
      <w:pPr>
        <w:jc w:val="center"/>
        <w:rPr>
          <w:b/>
          <w:lang w:val="fr-LU"/>
        </w:rPr>
      </w:pPr>
      <w:r w:rsidRPr="006074DC">
        <w:rPr>
          <w:b/>
          <w:lang w:val="fr-LU"/>
        </w:rPr>
        <w:t>Image 3 : An</w:t>
      </w:r>
      <w:r>
        <w:rPr>
          <w:b/>
          <w:lang w:val="fr-LU"/>
        </w:rPr>
        <w:t>alyse des drops de l’application</w:t>
      </w:r>
    </w:p>
    <w:p w:rsidR="00CC4A32" w:rsidRDefault="00CC4A32" w:rsidP="008276CB">
      <w:pPr>
        <w:pStyle w:val="Heading2"/>
        <w:numPr>
          <w:ilvl w:val="0"/>
          <w:numId w:val="22"/>
        </w:numPr>
        <w:rPr>
          <w:lang w:val="fr-LU"/>
        </w:rPr>
      </w:pPr>
      <w:bookmarkStart w:id="119" w:name="_Toc522795959"/>
      <w:bookmarkStart w:id="120" w:name="_Toc524351088"/>
      <w:r>
        <w:rPr>
          <w:lang w:val="fr-LU"/>
        </w:rPr>
        <w:t>Analyse de l’origine des Duplicate Actors</w:t>
      </w:r>
      <w:bookmarkEnd w:id="119"/>
      <w:bookmarkEnd w:id="120"/>
    </w:p>
    <w:p w:rsidR="00CC4A32" w:rsidRDefault="00CC4A32" w:rsidP="00CC4A32">
      <w:pPr>
        <w:rPr>
          <w:lang w:val="fr-LU"/>
        </w:rPr>
      </w:pPr>
    </w:p>
    <w:p w:rsidR="00CC4A32" w:rsidRDefault="00CC4A32" w:rsidP="00CC4A32">
      <w:pPr>
        <w:jc w:val="both"/>
        <w:rPr>
          <w:lang w:val="fr-LU"/>
        </w:rPr>
      </w:pPr>
      <w:r>
        <w:rPr>
          <w:lang w:val="fr-LU"/>
        </w:rPr>
        <w:t>Dans le but d’établir les priorités de développement, nous avons recherché une manière d’optimiser notre logique afin d’établir une sélection plus souple mais toute aussi rigoureuse dans le contrôle des données afin d’éviter la création de doublon dans la base de donnée.</w:t>
      </w:r>
    </w:p>
    <w:p w:rsidR="00CC4A32" w:rsidRDefault="00CC4A32" w:rsidP="00CC4A32">
      <w:pPr>
        <w:jc w:val="both"/>
        <w:rPr>
          <w:lang w:val="fr-LU"/>
        </w:rPr>
      </w:pPr>
      <w:r>
        <w:rPr>
          <w:lang w:val="fr-LU"/>
        </w:rPr>
        <w:t>Il en est ressorti deux principaux axes de travails :</w:t>
      </w:r>
    </w:p>
    <w:p w:rsidR="00CC4A32" w:rsidRDefault="00CC4A32" w:rsidP="00CC4A32">
      <w:pPr>
        <w:jc w:val="both"/>
        <w:rPr>
          <w:lang w:val="fr-LU"/>
        </w:rPr>
        <w:sectPr w:rsidR="00CC4A32" w:rsidSect="008276CB">
          <w:type w:val="continuous"/>
          <w:pgSz w:w="12240" w:h="15840"/>
          <w:pgMar w:top="1440" w:right="1440" w:bottom="1440" w:left="1440" w:header="454" w:footer="454" w:gutter="0"/>
          <w:cols w:space="708"/>
          <w:docGrid w:linePitch="360"/>
        </w:sectPr>
      </w:pPr>
    </w:p>
    <w:p w:rsidR="00CC4A32" w:rsidRPr="00424CB7" w:rsidRDefault="00CC4A32" w:rsidP="00B87608">
      <w:pPr>
        <w:pStyle w:val="ListParagraph"/>
        <w:numPr>
          <w:ilvl w:val="0"/>
          <w:numId w:val="17"/>
        </w:numPr>
        <w:ind w:firstLine="0"/>
        <w:jc w:val="both"/>
        <w:rPr>
          <w:lang w:val="fr-LU"/>
        </w:rPr>
      </w:pPr>
      <w:r w:rsidRPr="00041D45">
        <w:rPr>
          <w:lang w:val="fr-LU"/>
        </w:rPr>
        <w:t>Détecter les tentatives sur le site</w:t>
      </w:r>
      <w:r>
        <w:rPr>
          <w:lang w:val="fr-LU"/>
        </w:rPr>
        <w:t xml:space="preserve"> internet</w:t>
      </w:r>
      <w:r w:rsidRPr="00041D45">
        <w:rPr>
          <w:lang w:val="fr-LU"/>
        </w:rPr>
        <w:t xml:space="preserve"> de la BIL : </w:t>
      </w:r>
      <w:r w:rsidRPr="00041D45">
        <w:rPr>
          <w:b/>
          <w:lang w:val="fr-LU"/>
        </w:rPr>
        <w:t>EER Online</w:t>
      </w:r>
    </w:p>
    <w:p w:rsidR="00CC4A32" w:rsidRPr="00CC4A32" w:rsidRDefault="00CC4A32" w:rsidP="00B87608">
      <w:pPr>
        <w:pStyle w:val="ListParagraph"/>
        <w:numPr>
          <w:ilvl w:val="0"/>
          <w:numId w:val="17"/>
        </w:numPr>
        <w:ind w:right="726"/>
        <w:jc w:val="both"/>
        <w:rPr>
          <w:lang w:val="fr-LU"/>
        </w:rPr>
        <w:sectPr w:rsidR="00CC4A32" w:rsidRPr="00CC4A32" w:rsidSect="00CD5AA5">
          <w:type w:val="continuous"/>
          <w:pgSz w:w="12240" w:h="15840"/>
          <w:pgMar w:top="720" w:right="720" w:bottom="720" w:left="720" w:header="454" w:footer="454" w:gutter="0"/>
          <w:cols w:num="2" w:space="708"/>
          <w:docGrid w:linePitch="360"/>
        </w:sectPr>
      </w:pPr>
      <w:r w:rsidRPr="00041D45">
        <w:rPr>
          <w:lang w:val="fr-LU"/>
        </w:rPr>
        <w:t xml:space="preserve">Détecter les tentatives émises en premier lieu sur </w:t>
      </w:r>
      <w:r>
        <w:rPr>
          <w:b/>
          <w:lang w:val="fr-LU"/>
        </w:rPr>
        <w:t>l’application mobile</w:t>
      </w:r>
    </w:p>
    <w:p w:rsidR="00CC4A32" w:rsidRDefault="00CC4A32" w:rsidP="00CC4A32">
      <w:pPr>
        <w:rPr>
          <w:lang w:val="fr-LU"/>
        </w:rPr>
      </w:pPr>
      <w:r>
        <w:rPr>
          <w:lang w:val="fr-LU"/>
        </w:rPr>
        <w:t>Nous avons pu faire ressortir les statistiques suivantes sur les acteurs existant :</w:t>
      </w:r>
    </w:p>
    <w:p w:rsidR="00CC4A32" w:rsidRDefault="00CC4A32" w:rsidP="00CC4A32">
      <w:pPr>
        <w:jc w:val="center"/>
        <w:rPr>
          <w:lang w:val="fr-LU"/>
        </w:rPr>
      </w:pPr>
      <w:r>
        <w:rPr>
          <w:noProof/>
          <w:lang w:val="en-US"/>
        </w:rPr>
        <w:drawing>
          <wp:inline distT="0" distB="0" distL="0" distR="0" wp14:anchorId="311BDB44" wp14:editId="14B7968C">
            <wp:extent cx="5950424" cy="2391770"/>
            <wp:effectExtent l="0" t="0" r="12700" b="2794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CC4A32" w:rsidRPr="00706BA9" w:rsidRDefault="00CC4A32" w:rsidP="00CC4A32">
      <w:pPr>
        <w:jc w:val="center"/>
        <w:rPr>
          <w:lang w:val="fr-LU"/>
        </w:rPr>
      </w:pPr>
      <w:r>
        <w:rPr>
          <w:b/>
          <w:bCs/>
          <w:lang w:val="fr-LU"/>
        </w:rPr>
        <w:t>Image 4</w:t>
      </w:r>
      <w:r w:rsidRPr="00706BA9">
        <w:rPr>
          <w:b/>
          <w:bCs/>
          <w:lang w:val="fr-LU"/>
        </w:rPr>
        <w:t xml:space="preserve"> : Proportion des </w:t>
      </w:r>
      <w:r w:rsidRPr="00706BA9">
        <w:rPr>
          <w:b/>
          <w:bCs/>
        </w:rPr>
        <w:t>origines</w:t>
      </w:r>
      <w:r w:rsidRPr="00706BA9">
        <w:rPr>
          <w:b/>
          <w:bCs/>
          <w:lang w:val="fr-LU"/>
        </w:rPr>
        <w:t xml:space="preserve"> Duplicate Actor</w:t>
      </w:r>
    </w:p>
    <w:p w:rsidR="00CC4A32" w:rsidRDefault="00CC4A32" w:rsidP="00CC4A32">
      <w:pPr>
        <w:jc w:val="both"/>
        <w:rPr>
          <w:lang w:val="fr-LU"/>
        </w:rPr>
      </w:pPr>
      <w:r>
        <w:rPr>
          <w:lang w:val="fr-LU"/>
        </w:rPr>
        <w:t xml:space="preserve">Sur les </w:t>
      </w:r>
      <w:r w:rsidRPr="003F46B6">
        <w:rPr>
          <w:b/>
          <w:lang w:val="fr-LU"/>
        </w:rPr>
        <w:t>759 Duplicate Actor</w:t>
      </w:r>
      <w:r>
        <w:rPr>
          <w:b/>
          <w:lang w:val="fr-LU"/>
        </w:rPr>
        <w:t>s</w:t>
      </w:r>
      <w:r>
        <w:rPr>
          <w:lang w:val="fr-LU"/>
        </w:rPr>
        <w:t xml:space="preserve"> détectés plus haut nous avons pu isoler </w:t>
      </w:r>
      <w:r w:rsidRPr="003F46B6">
        <w:rPr>
          <w:b/>
          <w:lang w:val="fr-LU"/>
        </w:rPr>
        <w:t>447 cas différent</w:t>
      </w:r>
      <w:r>
        <w:rPr>
          <w:b/>
          <w:lang w:val="fr-LU"/>
        </w:rPr>
        <w:t>s</w:t>
      </w:r>
      <w:r>
        <w:rPr>
          <w:lang w:val="fr-LU"/>
        </w:rPr>
        <w:t xml:space="preserve">, la différence résultant du fait que certaines personnes bien que bloquées dans la procédure réessayaient sans cesse : nous avons pu détecter une personne ayant essayé de s’OnBoarder 13 fois avant de renoncer et donc générer à elle seule 13 Duplicate Actors. </w:t>
      </w:r>
    </w:p>
    <w:p w:rsidR="00CC4A32" w:rsidRDefault="00CC4A32" w:rsidP="00CC4A32">
      <w:pPr>
        <w:jc w:val="both"/>
        <w:rPr>
          <w:lang w:val="fr-LU"/>
        </w:rPr>
      </w:pPr>
      <w:r>
        <w:rPr>
          <w:lang w:val="fr-LU"/>
        </w:rPr>
        <w:t xml:space="preserve">L’analyse du graphique nous permet de faire une première approche quant à la répartition des différents types de duplicates que nous rencontrons dans notre projet : </w:t>
      </w:r>
    </w:p>
    <w:p w:rsidR="00CC4A32" w:rsidRDefault="00CC4A32" w:rsidP="00CC4A32">
      <w:pPr>
        <w:pStyle w:val="ListParagraph"/>
        <w:numPr>
          <w:ilvl w:val="0"/>
          <w:numId w:val="18"/>
        </w:numPr>
        <w:jc w:val="both"/>
        <w:rPr>
          <w:lang w:val="fr-LU"/>
        </w:rPr>
      </w:pPr>
      <w:r>
        <w:rPr>
          <w:lang w:val="fr-LU"/>
        </w:rPr>
        <w:t xml:space="preserve">76.5% : </w:t>
      </w:r>
      <w:r w:rsidRPr="003F46B6">
        <w:rPr>
          <w:b/>
          <w:lang w:val="fr-LU"/>
        </w:rPr>
        <w:t>342 personnes</w:t>
      </w:r>
      <w:r>
        <w:rPr>
          <w:lang w:val="fr-LU"/>
        </w:rPr>
        <w:t xml:space="preserve"> possèdent au moins un CTRNOM, qui est pour rappel le contrat de base de la clientèle : Contrat Nominatif. Donc 76.5% de la détection est justifié car ces personnes qui possèdent déjà un ou plusieurs comptes en banque n’entrent pas dans notre scope.</w:t>
      </w:r>
    </w:p>
    <w:p w:rsidR="00CC4A32" w:rsidRDefault="00CC4A32" w:rsidP="00CC4A32">
      <w:pPr>
        <w:pStyle w:val="ListParagraph"/>
        <w:numPr>
          <w:ilvl w:val="0"/>
          <w:numId w:val="18"/>
        </w:numPr>
        <w:jc w:val="both"/>
        <w:rPr>
          <w:lang w:val="fr-LU"/>
        </w:rPr>
      </w:pPr>
      <w:r>
        <w:rPr>
          <w:lang w:val="fr-LU"/>
        </w:rPr>
        <w:t xml:space="preserve">17.2% : </w:t>
      </w:r>
      <w:r w:rsidRPr="003F46B6">
        <w:rPr>
          <w:b/>
          <w:lang w:val="fr-LU"/>
        </w:rPr>
        <w:t>77 personnes</w:t>
      </w:r>
      <w:r>
        <w:rPr>
          <w:lang w:val="fr-LU"/>
        </w:rPr>
        <w:t xml:space="preserve"> ont été détectées comme seul porteur d’un CTR PRO, ces prospects ont étaient créés par le matricule : </w:t>
      </w:r>
      <w:r w:rsidRPr="003F46B6">
        <w:rPr>
          <w:b/>
          <w:lang w:val="fr-LU"/>
        </w:rPr>
        <w:t>RA72</w:t>
      </w:r>
      <w:r>
        <w:rPr>
          <w:b/>
          <w:lang w:val="fr-LU"/>
        </w:rPr>
        <w:t xml:space="preserve"> – Matricule Technique OnBoarding</w:t>
      </w:r>
      <w:r>
        <w:rPr>
          <w:lang w:val="fr-LU"/>
        </w:rPr>
        <w:t>. Avoir la possibilité d’isoler les prospects créés par notre matricule nous permet d’envisager une procédure afin d’autoriser le client à réessayer.</w:t>
      </w:r>
      <w:ins w:id="121" w:author="Mansy David (BIL)" w:date="2018-09-11T15:31:00Z">
        <w:r w:rsidR="0082799E">
          <w:rPr>
            <w:lang w:val="fr-LU"/>
          </w:rPr>
          <w:t xml:space="preserve"> Pas super clair que tu parles ici des prospects ayant été créés par l’application </w:t>
        </w:r>
        <w:proofErr w:type="spellStart"/>
        <w:r w:rsidR="0082799E">
          <w:rPr>
            <w:lang w:val="fr-LU"/>
          </w:rPr>
          <w:t>onboarding</w:t>
        </w:r>
        <w:proofErr w:type="spellEnd"/>
        <w:r w:rsidR="0082799E">
          <w:rPr>
            <w:lang w:val="fr-LU"/>
          </w:rPr>
          <w:t xml:space="preserve"> lors d’un essai précédent</w:t>
        </w:r>
      </w:ins>
    </w:p>
    <w:p w:rsidR="00CC4A32" w:rsidRDefault="00CC4A32" w:rsidP="00CC4A32">
      <w:pPr>
        <w:pStyle w:val="ListParagraph"/>
        <w:numPr>
          <w:ilvl w:val="0"/>
          <w:numId w:val="18"/>
        </w:numPr>
        <w:jc w:val="both"/>
        <w:rPr>
          <w:lang w:val="fr-LU"/>
        </w:rPr>
      </w:pPr>
      <w:r>
        <w:rPr>
          <w:lang w:val="fr-LU"/>
        </w:rPr>
        <w:t>2.9</w:t>
      </w:r>
      <w:r w:rsidRPr="00424CB7">
        <w:rPr>
          <w:lang w:val="fr-LU"/>
        </w:rPr>
        <w:t xml:space="preserve">% : 13 </w:t>
      </w:r>
      <w:r w:rsidRPr="003F46B6">
        <w:rPr>
          <w:b/>
          <w:lang w:val="fr-LU"/>
        </w:rPr>
        <w:t>personnes</w:t>
      </w:r>
      <w:r>
        <w:rPr>
          <w:lang w:val="fr-LU"/>
        </w:rPr>
        <w:t xml:space="preserve"> ont été détectées comme seul porteur d’un CTR PRO,  ces prospects ont étaient créés par le matricule : </w:t>
      </w:r>
      <w:r>
        <w:rPr>
          <w:b/>
          <w:lang w:val="fr-LU"/>
        </w:rPr>
        <w:t>QN4A – Matricule Technique Web OnBoarding EER</w:t>
      </w:r>
      <w:r>
        <w:rPr>
          <w:lang w:val="fr-LU"/>
        </w:rPr>
        <w:t xml:space="preserve">. De même être en mesure de détecter </w:t>
      </w:r>
      <w:r w:rsidR="00EF6EE0">
        <w:rPr>
          <w:lang w:val="fr-LU"/>
        </w:rPr>
        <w:t>ce</w:t>
      </w:r>
      <w:r>
        <w:rPr>
          <w:lang w:val="fr-LU"/>
        </w:rPr>
        <w:t xml:space="preserve"> genre de prospect pourrais nous permettre de diminuer les drops.</w:t>
      </w:r>
    </w:p>
    <w:p w:rsidR="00CC4A32" w:rsidRDefault="00CC4A32" w:rsidP="00CC4A32">
      <w:pPr>
        <w:pStyle w:val="ListParagraph"/>
        <w:numPr>
          <w:ilvl w:val="0"/>
          <w:numId w:val="18"/>
        </w:numPr>
        <w:jc w:val="both"/>
        <w:rPr>
          <w:lang w:val="fr-LU"/>
        </w:rPr>
      </w:pPr>
      <w:r>
        <w:rPr>
          <w:lang w:val="fr-LU"/>
        </w:rPr>
        <w:t>Les pourcentages restants pourraient être inclus dans notre prochaine solution que nous allons proposer tout de suite dans notre quatrième partie.</w:t>
      </w:r>
    </w:p>
    <w:p w:rsidR="00CC4A32" w:rsidRDefault="00CC4A32" w:rsidP="00CC4A32">
      <w:pPr>
        <w:rPr>
          <w:lang w:val="fr-LU"/>
        </w:rPr>
        <w:sectPr w:rsidR="00CC4A32" w:rsidSect="008276CB">
          <w:type w:val="continuous"/>
          <w:pgSz w:w="12240" w:h="15840"/>
          <w:pgMar w:top="1440" w:right="1440" w:bottom="1440" w:left="1440" w:header="454" w:footer="454" w:gutter="0"/>
          <w:cols w:space="708"/>
          <w:docGrid w:linePitch="360"/>
        </w:sectPr>
      </w:pPr>
    </w:p>
    <w:p w:rsidR="00CC4A32" w:rsidRPr="00CC4A32" w:rsidRDefault="00CC4A32" w:rsidP="008276CB">
      <w:pPr>
        <w:pStyle w:val="Heading2"/>
        <w:numPr>
          <w:ilvl w:val="0"/>
          <w:numId w:val="22"/>
        </w:numPr>
        <w:rPr>
          <w:lang w:val="fr-LU"/>
        </w:rPr>
      </w:pPr>
      <w:bookmarkStart w:id="122" w:name="_Toc522795960"/>
      <w:bookmarkStart w:id="123" w:name="_Toc524351089"/>
      <w:r>
        <w:rPr>
          <w:lang w:val="fr-LU"/>
        </w:rPr>
        <w:t>Duplicate Actor Processus 2.0</w:t>
      </w:r>
      <w:bookmarkEnd w:id="122"/>
      <w:bookmarkEnd w:id="123"/>
    </w:p>
    <w:p w:rsidR="00CC4A32" w:rsidRDefault="00CC4A32" w:rsidP="00CC4A32">
      <w:pPr>
        <w:jc w:val="both"/>
        <w:rPr>
          <w:lang w:val="fr-LU"/>
        </w:rPr>
      </w:pPr>
      <w:r>
        <w:rPr>
          <w:lang w:val="fr-LU"/>
        </w:rPr>
        <w:t xml:space="preserve">Pour améliorer notre logique et pour </w:t>
      </w:r>
      <w:r w:rsidRPr="00F61EF2">
        <w:rPr>
          <w:b/>
          <w:lang w:val="fr-LU"/>
        </w:rPr>
        <w:t>diminuer de 23%</w:t>
      </w:r>
      <w:r>
        <w:rPr>
          <w:lang w:val="fr-LU"/>
        </w:rPr>
        <w:t xml:space="preserve"> notre nombre de Duplicate Actor nous avons choisi de modifier la procédure java afin qu’elle soit capable de détecter : </w:t>
      </w:r>
    </w:p>
    <w:p w:rsidR="00CC4A32" w:rsidRDefault="00CC4A32" w:rsidP="00CC4A32">
      <w:pPr>
        <w:pStyle w:val="ListParagraph"/>
        <w:numPr>
          <w:ilvl w:val="0"/>
          <w:numId w:val="19"/>
        </w:numPr>
        <w:jc w:val="both"/>
        <w:rPr>
          <w:lang w:val="fr-LU"/>
        </w:rPr>
      </w:pPr>
      <w:r>
        <w:rPr>
          <w:lang w:val="fr-LU"/>
        </w:rPr>
        <w:t>La liste de tous les rôles du/des doublons détectés sur base du nom / prénom / date de naissance</w:t>
      </w:r>
    </w:p>
    <w:p w:rsidR="00CC4A32" w:rsidRPr="00EA38A6" w:rsidRDefault="00CC4A32" w:rsidP="00CC4A32">
      <w:pPr>
        <w:pStyle w:val="ListParagraph"/>
        <w:numPr>
          <w:ilvl w:val="0"/>
          <w:numId w:val="19"/>
        </w:numPr>
        <w:jc w:val="both"/>
        <w:rPr>
          <w:lang w:val="fr-LU"/>
        </w:rPr>
      </w:pPr>
      <w:r>
        <w:rPr>
          <w:lang w:val="fr-LU"/>
        </w:rPr>
        <w:t>Pour chacun des rôles nous vérifierons qu’il mène bien à un CTRPRO seulement sans aucun lien extérieur</w:t>
      </w:r>
    </w:p>
    <w:p w:rsidR="00CC4A32" w:rsidRDefault="00CC4A32" w:rsidP="00CC4A32">
      <w:pPr>
        <w:pStyle w:val="ListParagraph"/>
        <w:numPr>
          <w:ilvl w:val="0"/>
          <w:numId w:val="19"/>
        </w:numPr>
        <w:jc w:val="both"/>
        <w:rPr>
          <w:lang w:val="fr-LU"/>
        </w:rPr>
      </w:pPr>
      <w:r>
        <w:rPr>
          <w:lang w:val="fr-LU"/>
        </w:rPr>
        <w:t>Le matricule à l’origine de la</w:t>
      </w:r>
      <w:r w:rsidRPr="00CF1494">
        <w:rPr>
          <w:lang w:val="fr-LU"/>
        </w:rPr>
        <w:t xml:space="preserve"> création</w:t>
      </w:r>
      <w:r>
        <w:rPr>
          <w:lang w:val="fr-LU"/>
        </w:rPr>
        <w:t xml:space="preserve"> de chaque</w:t>
      </w:r>
      <w:r w:rsidRPr="00CF1494">
        <w:rPr>
          <w:lang w:val="fr-LU"/>
        </w:rPr>
        <w:t xml:space="preserve"> contra</w:t>
      </w:r>
      <w:r>
        <w:rPr>
          <w:lang w:val="fr-LU"/>
        </w:rPr>
        <w:t>t de base</w:t>
      </w:r>
    </w:p>
    <w:p w:rsidR="00CC4A32" w:rsidRDefault="00CC4A32" w:rsidP="00CC4A32">
      <w:pPr>
        <w:jc w:val="both"/>
        <w:rPr>
          <w:lang w:val="fr-LU"/>
        </w:rPr>
      </w:pPr>
      <w:r>
        <w:rPr>
          <w:lang w:val="fr-LU"/>
        </w:rPr>
        <w:t>Ainsi nous serons en mesure de détecter les utilisateurs ayant préalablement utilisé notre application ou la plateforme web en focalisant notre recherche sur le matricule à l’origine de la création de chaque contrat de base.</w:t>
      </w:r>
    </w:p>
    <w:p w:rsidR="00CC4A32" w:rsidRDefault="00CC4A32" w:rsidP="00CC4A32">
      <w:pPr>
        <w:jc w:val="both"/>
        <w:rPr>
          <w:lang w:val="fr-LU"/>
        </w:rPr>
      </w:pPr>
      <w:r>
        <w:rPr>
          <w:lang w:val="fr-LU"/>
        </w:rPr>
        <w:t>Une fois le matricule contrôlé, nous nous assurerons que le prospect détecté est bien porteur d’un rôle Titulaire et porteur d’un CTR PRO sans aucun lien externe / interne. Dans ce cas précis, nous clôturerons l’ancien prospect et permettrons à la nouvelle tentative de continuer.</w:t>
      </w:r>
    </w:p>
    <w:p w:rsidR="00CC4A32" w:rsidRDefault="00CC4A32" w:rsidP="00CC4A32">
      <w:pPr>
        <w:jc w:val="center"/>
        <w:rPr>
          <w:lang w:val="fr-LU"/>
        </w:rPr>
      </w:pPr>
      <w:r>
        <w:rPr>
          <w:noProof/>
          <w:lang w:val="en-US"/>
        </w:rPr>
        <w:drawing>
          <wp:inline distT="0" distB="0" distL="0" distR="0" wp14:anchorId="2A81270B" wp14:editId="37C3970E">
            <wp:extent cx="5882185" cy="2008113"/>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81179" cy="2007770"/>
                    </a:xfrm>
                    <a:prstGeom prst="rect">
                      <a:avLst/>
                    </a:prstGeom>
                  </pic:spPr>
                </pic:pic>
              </a:graphicData>
            </a:graphic>
          </wp:inline>
        </w:drawing>
      </w:r>
    </w:p>
    <w:p w:rsidR="00CC4A32" w:rsidRDefault="00CC4A32" w:rsidP="00CC4A32">
      <w:pPr>
        <w:jc w:val="center"/>
        <w:rPr>
          <w:b/>
          <w:lang w:val="fr-LU"/>
        </w:rPr>
      </w:pPr>
      <w:r>
        <w:rPr>
          <w:b/>
          <w:lang w:val="fr-LU"/>
        </w:rPr>
        <w:t>Image 5</w:t>
      </w:r>
      <w:r w:rsidRPr="00ED5428">
        <w:rPr>
          <w:b/>
          <w:lang w:val="fr-LU"/>
        </w:rPr>
        <w:t> : Illustration Logique Décision Duplicate Actor</w:t>
      </w:r>
      <w:r>
        <w:rPr>
          <w:b/>
          <w:lang w:val="fr-LU"/>
        </w:rPr>
        <w:t xml:space="preserve"> amélioré</w:t>
      </w:r>
    </w:p>
    <w:p w:rsidR="00CC4A32" w:rsidRDefault="00CC4A32" w:rsidP="00CC4A32">
      <w:pPr>
        <w:jc w:val="both"/>
        <w:rPr>
          <w:lang w:val="fr-LU"/>
        </w:rPr>
      </w:pPr>
      <w:r>
        <w:rPr>
          <w:lang w:val="fr-LU"/>
        </w:rPr>
        <w:t xml:space="preserve">La force de cette amélioration sera de diminuer de presque 25% le nombre de Duplicate Actor, tout en gardant le contrôle sur les actions de clôture d’anciens prospects . Nos contrôles nous permettent en effet d’évoluer en terrain connu car les anciens prospects clôturés proviendront des deux </w:t>
      </w:r>
      <w:proofErr w:type="spellStart"/>
      <w:r>
        <w:rPr>
          <w:lang w:val="fr-LU"/>
        </w:rPr>
        <w:t>process</w:t>
      </w:r>
      <w:proofErr w:type="spellEnd"/>
      <w:r>
        <w:rPr>
          <w:lang w:val="fr-LU"/>
        </w:rPr>
        <w:t xml:space="preserve"> automatiques que la BIL met aujourd’hui à disposition de ses clients : la plateforme web et l’application mobile.  Il existait un risque de perdre des informations sensibles pour le métier (opportunités pour nos RM, simulations de crédit rattachées à un CTR PRO, etc..). Dans notre cas, les prospects étant générés à court terme et de manière automatique la proportion d’ajout d’informations devrait être très faible voir nulle. Ceci nous permettra donc d’être autonome dans la gestion des prospects créés par les deux applications online (</w:t>
      </w:r>
      <w:proofErr w:type="spellStart"/>
      <w:r>
        <w:rPr>
          <w:lang w:val="fr-LU"/>
        </w:rPr>
        <w:t>Aoo</w:t>
      </w:r>
      <w:proofErr w:type="spellEnd"/>
      <w:r>
        <w:rPr>
          <w:lang w:val="fr-LU"/>
        </w:rPr>
        <w:t xml:space="preserve"> et Web)  et donc de permettre aux futurs clients de recommencer le processus sans crainte d’être bloqué par un Duplicate Actor. </w:t>
      </w:r>
    </w:p>
    <w:p w:rsidR="00B87608" w:rsidRDefault="00B87608" w:rsidP="00CC4A32">
      <w:pPr>
        <w:jc w:val="both"/>
        <w:rPr>
          <w:lang w:val="fr-LU"/>
        </w:rPr>
      </w:pPr>
    </w:p>
    <w:p w:rsidR="00CC4A32" w:rsidRDefault="00CC4A32" w:rsidP="008276CB">
      <w:pPr>
        <w:pStyle w:val="Heading2"/>
        <w:numPr>
          <w:ilvl w:val="0"/>
          <w:numId w:val="22"/>
        </w:numPr>
        <w:rPr>
          <w:lang w:val="fr-LU"/>
        </w:rPr>
      </w:pPr>
      <w:bookmarkStart w:id="124" w:name="_Toc522795961"/>
      <w:bookmarkStart w:id="125" w:name="_Toc524351090"/>
      <w:r>
        <w:rPr>
          <w:lang w:val="fr-LU"/>
        </w:rPr>
        <w:t>Duplicate Actor, Contentieux et clôture de prospect au 20 Aout 2018</w:t>
      </w:r>
      <w:bookmarkEnd w:id="124"/>
      <w:bookmarkEnd w:id="125"/>
    </w:p>
    <w:p w:rsidR="00CC4A32" w:rsidRDefault="00CC4A32" w:rsidP="00CC4A32">
      <w:pPr>
        <w:rPr>
          <w:lang w:val="fr-LU"/>
        </w:rPr>
      </w:pPr>
    </w:p>
    <w:p w:rsidR="00CC4A32" w:rsidRDefault="00CC4A32" w:rsidP="00CC4A32">
      <w:pPr>
        <w:jc w:val="both"/>
        <w:rPr>
          <w:lang w:val="fr-LU"/>
        </w:rPr>
      </w:pPr>
      <w:r>
        <w:rPr>
          <w:lang w:val="fr-LU"/>
        </w:rPr>
        <w:t>L’analyse du Duplicate Actor étant bien avancée nous avons cherché à améliorer notre processus en proposant de plus amples vérifications dépassant le simple doublon d’acteurs.</w:t>
      </w:r>
    </w:p>
    <w:p w:rsidR="00CC4A32" w:rsidRDefault="00CC4A32" w:rsidP="00CC4A32">
      <w:pPr>
        <w:jc w:val="both"/>
        <w:rPr>
          <w:lang w:val="fr-LU"/>
        </w:rPr>
      </w:pPr>
      <w:r>
        <w:rPr>
          <w:lang w:val="fr-LU"/>
        </w:rPr>
        <w:t>Nous avons donc proposé une vérification des acteurs inactifs notamment sur leur raison de clôture afin d’éviter les individus dont le contrat avait été clôturé pour contentieux. Après analyse et plusieurs meetings nous avons pu classer les raisons de clôtures pour connaitre les raisons à exclure :</w:t>
      </w:r>
    </w:p>
    <w:p w:rsidR="00CC4A32" w:rsidRDefault="00CC4A32" w:rsidP="00CC4A32">
      <w:pPr>
        <w:jc w:val="both"/>
        <w:rPr>
          <w:lang w:val="fr-LU"/>
        </w:rPr>
      </w:pPr>
    </w:p>
    <w:p w:rsidR="00CC4A32" w:rsidRDefault="00CC4A32" w:rsidP="00CC4A32">
      <w:pPr>
        <w:jc w:val="center"/>
      </w:pPr>
      <w:r>
        <w:rPr>
          <w:noProof/>
          <w:lang w:val="en-US"/>
        </w:rPr>
        <w:drawing>
          <wp:inline distT="0" distB="0" distL="0" distR="0">
            <wp:extent cx="2850639" cy="4226943"/>
            <wp:effectExtent l="0" t="0" r="6985" b="2540"/>
            <wp:docPr id="11" name="Picture 11"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50722" cy="4227066"/>
                    </a:xfrm>
                    <a:prstGeom prst="rect">
                      <a:avLst/>
                    </a:prstGeom>
                    <a:noFill/>
                    <a:ln>
                      <a:noFill/>
                    </a:ln>
                  </pic:spPr>
                </pic:pic>
              </a:graphicData>
            </a:graphic>
          </wp:inline>
        </w:drawing>
      </w:r>
    </w:p>
    <w:p w:rsidR="00CC4A32" w:rsidRPr="00E87F8B" w:rsidRDefault="00CC4A32" w:rsidP="00CC4A32">
      <w:pPr>
        <w:jc w:val="center"/>
        <w:rPr>
          <w:b/>
          <w:lang w:val="fr-LU"/>
        </w:rPr>
      </w:pPr>
      <w:r w:rsidRPr="00E87F8B">
        <w:rPr>
          <w:b/>
          <w:lang w:val="fr-LU"/>
        </w:rPr>
        <w:t xml:space="preserve">Image 6 : Liste des Raisons de clôtures </w:t>
      </w:r>
    </w:p>
    <w:p w:rsidR="00CC4A32" w:rsidRDefault="00CC4A32" w:rsidP="00CC4A32">
      <w:pPr>
        <w:rPr>
          <w:lang w:val="fr-LU"/>
        </w:rPr>
      </w:pPr>
    </w:p>
    <w:p w:rsidR="00CC4A32" w:rsidRDefault="00CC4A32" w:rsidP="00CC4A32">
      <w:pPr>
        <w:jc w:val="both"/>
        <w:rPr>
          <w:lang w:val="fr-LU"/>
        </w:rPr>
      </w:pPr>
      <w:r>
        <w:rPr>
          <w:lang w:val="fr-LU"/>
        </w:rPr>
        <w:t>Nous sommes arrivé à un nouveau processus impliquant le Duplicate Actor, la vérification des contentieux, la vérification des informations stockées sur l’acteur (Interaction, Opportunité, Evènement) et la suppression automatique des prospects inutilisables :</w:t>
      </w:r>
    </w:p>
    <w:p w:rsidR="00CC4A32" w:rsidRDefault="00CC4A32" w:rsidP="00CC4A32">
      <w:pPr>
        <w:rPr>
          <w:lang w:val="fr-LU"/>
        </w:rPr>
      </w:pPr>
      <w:r>
        <w:rPr>
          <w:noProof/>
          <w:lang w:val="en-US"/>
        </w:rPr>
        <w:drawing>
          <wp:inline distT="0" distB="0" distL="0" distR="0">
            <wp:extent cx="5762445" cy="3892318"/>
            <wp:effectExtent l="0" t="0" r="0" b="0"/>
            <wp:docPr id="10" name="Picture 10" descr="Duplicate - Contentious Modelis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plicate - Contentious Modelis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445" cy="3892318"/>
                    </a:xfrm>
                    <a:prstGeom prst="rect">
                      <a:avLst/>
                    </a:prstGeom>
                    <a:noFill/>
                    <a:ln>
                      <a:noFill/>
                    </a:ln>
                  </pic:spPr>
                </pic:pic>
              </a:graphicData>
            </a:graphic>
          </wp:inline>
        </w:drawing>
      </w:r>
    </w:p>
    <w:p w:rsidR="00CC4A32" w:rsidRPr="00E87F8B" w:rsidRDefault="00CC4A32" w:rsidP="00CC4A32">
      <w:pPr>
        <w:jc w:val="center"/>
        <w:rPr>
          <w:b/>
          <w:lang w:val="fr-LU"/>
        </w:rPr>
      </w:pPr>
      <w:r w:rsidRPr="00E87F8B">
        <w:rPr>
          <w:b/>
          <w:lang w:val="fr-LU"/>
        </w:rPr>
        <w:t>Image 7 : Processus Duplicate Actor amélioré avec Contentieux et clôture</w:t>
      </w:r>
    </w:p>
    <w:p w:rsidR="00CC4A32" w:rsidRDefault="00CC4A32" w:rsidP="00CC4A32">
      <w:pPr>
        <w:jc w:val="both"/>
        <w:rPr>
          <w:lang w:val="fr-LU"/>
        </w:rPr>
      </w:pPr>
      <w:r w:rsidRPr="00153714">
        <w:rPr>
          <w:lang w:val="fr-LU"/>
        </w:rPr>
        <w:t xml:space="preserve">Le défi technique étant la modification de notre </w:t>
      </w:r>
      <w:r>
        <w:rPr>
          <w:lang w:val="fr-LU"/>
        </w:rPr>
        <w:t>processus</w:t>
      </w:r>
      <w:r w:rsidRPr="00153714">
        <w:rPr>
          <w:lang w:val="fr-LU"/>
        </w:rPr>
        <w:t xml:space="preserve"> </w:t>
      </w:r>
      <w:r>
        <w:rPr>
          <w:lang w:val="fr-LU"/>
        </w:rPr>
        <w:t xml:space="preserve">en place au 30 mars 2018, précédemment nous n’interagissions principalement qu’avec la JVM </w:t>
      </w:r>
      <w:proofErr w:type="spellStart"/>
      <w:r>
        <w:rPr>
          <w:lang w:val="fr-LU"/>
        </w:rPr>
        <w:t>Core</w:t>
      </w:r>
      <w:proofErr w:type="spellEnd"/>
      <w:r>
        <w:rPr>
          <w:lang w:val="fr-LU"/>
        </w:rPr>
        <w:t xml:space="preserve"> Business lors du Duplicate Actor. Notre nouveaux processus échange à plusieurs reprises avec cette JVM notamment lors des </w:t>
      </w:r>
      <w:proofErr w:type="spellStart"/>
      <w:r>
        <w:rPr>
          <w:lang w:val="fr-LU"/>
        </w:rPr>
        <w:t>Steps</w:t>
      </w:r>
      <w:proofErr w:type="spellEnd"/>
      <w:r>
        <w:rPr>
          <w:lang w:val="fr-LU"/>
        </w:rPr>
        <w:t xml:space="preserve"> 2/3 et 4/6 mais aussi avec la JVM </w:t>
      </w:r>
      <w:proofErr w:type="spellStart"/>
      <w:r>
        <w:rPr>
          <w:lang w:val="fr-LU"/>
        </w:rPr>
        <w:t>Core</w:t>
      </w:r>
      <w:proofErr w:type="spellEnd"/>
      <w:r>
        <w:rPr>
          <w:lang w:val="fr-LU"/>
        </w:rPr>
        <w:t xml:space="preserve"> CRM avec la </w:t>
      </w:r>
      <w:proofErr w:type="spellStart"/>
      <w:r>
        <w:rPr>
          <w:lang w:val="fr-LU"/>
        </w:rPr>
        <w:t>Step</w:t>
      </w:r>
      <w:proofErr w:type="spellEnd"/>
      <w:r>
        <w:rPr>
          <w:lang w:val="fr-LU"/>
        </w:rPr>
        <w:t xml:space="preserve"> 5, nouveauté de cette procédure.</w:t>
      </w:r>
      <w:ins w:id="126" w:author="Mansy David (BIL)" w:date="2018-09-11T15:35:00Z">
        <w:r w:rsidR="0082799E">
          <w:rPr>
            <w:lang w:val="fr-LU"/>
          </w:rPr>
          <w:t xml:space="preserve"> Faut-il vraiment expliquer tout ceci, c’est assez indigeste. Peut-être juste expliquer que ce nouvelle logique demande de modifier d’autres programmes que ceux initialement touchés et donc une plus grande complexité de réalisation.</w:t>
        </w:r>
      </w:ins>
    </w:p>
    <w:p w:rsidR="00CC4A32" w:rsidRDefault="00CC4A32" w:rsidP="00CC4A32">
      <w:pPr>
        <w:jc w:val="both"/>
        <w:rPr>
          <w:lang w:val="fr-LU"/>
        </w:rPr>
      </w:pPr>
      <w:r>
        <w:rPr>
          <w:lang w:val="fr-LU"/>
        </w:rPr>
        <w:t>Afin de permettre la clôture des anciens prospects, nous avons besoin d’un second matricule technique autre que le RA72. En effet la politique de la banque nous oblige à séparer une demande de clôture et sa validation. Nous travaillons actuellement sur l’acquisition de ce nouveau matricule.</w:t>
      </w:r>
      <w:ins w:id="127" w:author="Mansy David (BIL)" w:date="2018-09-11T15:36:00Z">
        <w:r w:rsidR="0082799E">
          <w:rPr>
            <w:lang w:val="fr-LU"/>
          </w:rPr>
          <w:t xml:space="preserve"> La aussi pas besoin de parler de RA72 mais du besoin d’utiliser un second matricule technique.</w:t>
        </w:r>
      </w:ins>
    </w:p>
    <w:p w:rsidR="00CC4A32" w:rsidRDefault="00CC4A32" w:rsidP="00CC4A32">
      <w:pPr>
        <w:rPr>
          <w:lang w:val="fr-LU"/>
        </w:rPr>
      </w:pPr>
      <w:r>
        <w:rPr>
          <w:lang w:val="fr-LU"/>
        </w:rPr>
        <w:br w:type="page"/>
      </w:r>
    </w:p>
    <w:p w:rsidR="00CC4A32" w:rsidRDefault="00CC4A32" w:rsidP="008276CB">
      <w:pPr>
        <w:pStyle w:val="Heading2"/>
        <w:numPr>
          <w:ilvl w:val="0"/>
          <w:numId w:val="22"/>
        </w:numPr>
        <w:rPr>
          <w:lang w:val="fr-LU"/>
        </w:rPr>
      </w:pPr>
      <w:bookmarkStart w:id="128" w:name="_Toc522795962"/>
      <w:bookmarkStart w:id="129" w:name="_Toc524351091"/>
      <w:r>
        <w:rPr>
          <w:lang w:val="fr-LU"/>
        </w:rPr>
        <w:t>Prochaines améliorations possibles</w:t>
      </w:r>
      <w:bookmarkEnd w:id="128"/>
      <w:bookmarkEnd w:id="129"/>
    </w:p>
    <w:p w:rsidR="00CC4A32" w:rsidRPr="00F35938" w:rsidRDefault="00CC4A32" w:rsidP="00CC4A32">
      <w:pPr>
        <w:rPr>
          <w:lang w:val="fr-LU"/>
        </w:rPr>
      </w:pPr>
    </w:p>
    <w:p w:rsidR="00CC4A32" w:rsidRDefault="00CC4A32" w:rsidP="00CC4A32">
      <w:pPr>
        <w:jc w:val="both"/>
        <w:rPr>
          <w:lang w:val="fr-LU"/>
        </w:rPr>
      </w:pPr>
      <w:r>
        <w:rPr>
          <w:lang w:val="fr-LU"/>
        </w:rPr>
        <w:t xml:space="preserve">Les  deux prochaines pistes d’améliorations pour diminuer le nombre de drops de l’application pourraient se trouver dans les catégories : </w:t>
      </w:r>
    </w:p>
    <w:p w:rsidR="00CC4A32" w:rsidRDefault="00CC4A32" w:rsidP="00CC4A32">
      <w:pPr>
        <w:pStyle w:val="ListParagraph"/>
        <w:numPr>
          <w:ilvl w:val="0"/>
          <w:numId w:val="20"/>
        </w:numPr>
        <w:jc w:val="both"/>
        <w:rPr>
          <w:lang w:val="fr-LU"/>
        </w:rPr>
      </w:pPr>
      <w:r>
        <w:rPr>
          <w:lang w:val="fr-LU"/>
        </w:rPr>
        <w:t xml:space="preserve">Hors Grande Région </w:t>
      </w:r>
    </w:p>
    <w:p w:rsidR="00CC4A32" w:rsidRDefault="00CC4A32" w:rsidP="00CC4A32">
      <w:pPr>
        <w:pStyle w:val="ListParagraph"/>
        <w:numPr>
          <w:ilvl w:val="0"/>
          <w:numId w:val="20"/>
        </w:numPr>
        <w:jc w:val="both"/>
        <w:rPr>
          <w:lang w:val="fr-LU"/>
        </w:rPr>
      </w:pPr>
      <w:r>
        <w:rPr>
          <w:lang w:val="fr-LU"/>
        </w:rPr>
        <w:t>Indépendant</w:t>
      </w:r>
    </w:p>
    <w:p w:rsidR="00CC4A32" w:rsidRDefault="00CC4A32" w:rsidP="00CC4A32">
      <w:pPr>
        <w:jc w:val="both"/>
        <w:rPr>
          <w:lang w:val="fr-LU"/>
        </w:rPr>
      </w:pPr>
      <w:r>
        <w:rPr>
          <w:lang w:val="fr-LU"/>
        </w:rPr>
        <w:t xml:space="preserve">L’ouverture du scope des pays frontaliers, viendra surement dans les prochaines releases et permettra notamment d’autoriser les OnBoarding des arrivants portugais ne possédant pas d’adresse au Luxembourg au moment de leur tentative d’ouverture de compte. </w:t>
      </w:r>
    </w:p>
    <w:p w:rsidR="00CC4A32" w:rsidRDefault="00CC4A32" w:rsidP="00CC4A32">
      <w:pPr>
        <w:jc w:val="both"/>
        <w:rPr>
          <w:lang w:val="fr-LU"/>
        </w:rPr>
      </w:pPr>
      <w:r>
        <w:rPr>
          <w:lang w:val="fr-LU"/>
        </w:rPr>
        <w:t xml:space="preserve">L’OnBoarding des Indépendants, entrainera nécessairement une modification du workflow, du fait des documents supplémentaires. La gestion du code NACE obligatoire pour les Indépendants et une nouvelle variable obligatoire que nous sommes en train d’analyser mais dans tous les cas, ces deux axes pourraient permettre à terme d’augmenter le nombre de nos OnBoarding </w:t>
      </w:r>
      <w:r>
        <w:t xml:space="preserve">réussis </w:t>
      </w:r>
      <w:r>
        <w:rPr>
          <w:lang w:val="fr-LU"/>
        </w:rPr>
        <w:t>par semaine.</w:t>
      </w:r>
    </w:p>
    <w:p w:rsidR="00CC4A32" w:rsidRPr="00CC4A32" w:rsidRDefault="00CC4A32" w:rsidP="005E54B8">
      <w:pPr>
        <w:jc w:val="both"/>
        <w:rPr>
          <w:lang w:val="fr-LU"/>
        </w:rPr>
      </w:pPr>
    </w:p>
    <w:p w:rsidR="005E2E84" w:rsidRDefault="005E2E84" w:rsidP="005E54B8">
      <w:pPr>
        <w:jc w:val="both"/>
      </w:pPr>
      <w:r>
        <w:t xml:space="preserve"> </w:t>
      </w:r>
    </w:p>
    <w:p w:rsidR="004F78E2" w:rsidRDefault="004F78E2" w:rsidP="005E54B8">
      <w:pPr>
        <w:jc w:val="both"/>
      </w:pPr>
    </w:p>
    <w:p w:rsidR="004F78E2" w:rsidRDefault="004F78E2">
      <w:r>
        <w:br w:type="page"/>
      </w:r>
    </w:p>
    <w:p w:rsidR="004F78E2" w:rsidRPr="004E29BD" w:rsidRDefault="004F78E2" w:rsidP="004F78E2">
      <w:pPr>
        <w:pStyle w:val="Heading1"/>
      </w:pPr>
      <w:bookmarkStart w:id="130" w:name="_Toc524351092"/>
      <w:r>
        <w:t>Conclusion</w:t>
      </w:r>
      <w:bookmarkEnd w:id="130"/>
    </w:p>
    <w:sectPr w:rsidR="004F78E2" w:rsidRPr="004E29BD" w:rsidSect="00CC4A3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61FE7" w:rsidRDefault="00361FE7" w:rsidP="00F55026">
      <w:pPr>
        <w:spacing w:after="0" w:line="240" w:lineRule="auto"/>
      </w:pPr>
      <w:r>
        <w:separator/>
      </w:r>
    </w:p>
  </w:endnote>
  <w:endnote w:type="continuationSeparator" w:id="0">
    <w:p w:rsidR="00361FE7" w:rsidRDefault="00361FE7" w:rsidP="00F550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2140" w:rsidRPr="0023445A" w:rsidRDefault="00112140" w:rsidP="0023445A">
    <w:pPr>
      <w:pStyle w:val="Footer"/>
      <w:jc w:val="center"/>
      <w:rPr>
        <w:lang w:val="fr-LU"/>
      </w:rPr>
    </w:pPr>
    <w:r>
      <w:rPr>
        <w:lang w:val="fr-LU"/>
      </w:rPr>
      <w:t xml:space="preserve">OCTOBRE 2018 – DOCUMENT CONFIDENTIEL – BUSINESS ANALYST – PAGE </w:t>
    </w:r>
    <w:r w:rsidRPr="0023445A">
      <w:rPr>
        <w:lang w:val="fr-LU"/>
      </w:rPr>
      <w:fldChar w:fldCharType="begin"/>
    </w:r>
    <w:r w:rsidRPr="0023445A">
      <w:rPr>
        <w:lang w:val="fr-LU"/>
      </w:rPr>
      <w:instrText xml:space="preserve"> PAGE   \* MERGEFORMAT </w:instrText>
    </w:r>
    <w:r w:rsidRPr="0023445A">
      <w:rPr>
        <w:lang w:val="fr-LU"/>
      </w:rPr>
      <w:fldChar w:fldCharType="separate"/>
    </w:r>
    <w:r w:rsidR="0082799E">
      <w:rPr>
        <w:noProof/>
        <w:lang w:val="fr-LU"/>
      </w:rPr>
      <w:t>20</w:t>
    </w:r>
    <w:r w:rsidRPr="0023445A">
      <w:rPr>
        <w:noProof/>
        <w:lang w:val="fr-LU"/>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61FE7" w:rsidRDefault="00361FE7" w:rsidP="00F55026">
      <w:pPr>
        <w:spacing w:after="0" w:line="240" w:lineRule="auto"/>
      </w:pPr>
      <w:r>
        <w:separator/>
      </w:r>
    </w:p>
  </w:footnote>
  <w:footnote w:type="continuationSeparator" w:id="0">
    <w:p w:rsidR="00361FE7" w:rsidRDefault="00361FE7" w:rsidP="00F5502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5944DF"/>
    <w:multiLevelType w:val="multilevel"/>
    <w:tmpl w:val="E974B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D6F7F24"/>
    <w:multiLevelType w:val="hybridMultilevel"/>
    <w:tmpl w:val="ACCCA7C2"/>
    <w:lvl w:ilvl="0" w:tplc="3B52448C">
      <w:start w:val="1"/>
      <w:numFmt w:val="bullet"/>
      <w:lvlText w:val="•"/>
      <w:lvlJc w:val="left"/>
      <w:pPr>
        <w:tabs>
          <w:tab w:val="num" w:pos="720"/>
        </w:tabs>
        <w:ind w:left="720" w:hanging="360"/>
      </w:pPr>
      <w:rPr>
        <w:rFonts w:ascii="Times New Roman" w:hAnsi="Times New Roman" w:hint="default"/>
      </w:rPr>
    </w:lvl>
    <w:lvl w:ilvl="1" w:tplc="448AF074">
      <w:start w:val="238"/>
      <w:numFmt w:val="bullet"/>
      <w:lvlText w:val="•"/>
      <w:lvlJc w:val="left"/>
      <w:pPr>
        <w:tabs>
          <w:tab w:val="num" w:pos="1440"/>
        </w:tabs>
        <w:ind w:left="1440" w:hanging="360"/>
      </w:pPr>
      <w:rPr>
        <w:rFonts w:ascii="Times New Roman" w:hAnsi="Times New Roman" w:hint="default"/>
      </w:rPr>
    </w:lvl>
    <w:lvl w:ilvl="2" w:tplc="5C0A4FAE" w:tentative="1">
      <w:start w:val="1"/>
      <w:numFmt w:val="bullet"/>
      <w:lvlText w:val="•"/>
      <w:lvlJc w:val="left"/>
      <w:pPr>
        <w:tabs>
          <w:tab w:val="num" w:pos="2160"/>
        </w:tabs>
        <w:ind w:left="2160" w:hanging="360"/>
      </w:pPr>
      <w:rPr>
        <w:rFonts w:ascii="Times New Roman" w:hAnsi="Times New Roman" w:hint="default"/>
      </w:rPr>
    </w:lvl>
    <w:lvl w:ilvl="3" w:tplc="4EC445CA" w:tentative="1">
      <w:start w:val="1"/>
      <w:numFmt w:val="bullet"/>
      <w:lvlText w:val="•"/>
      <w:lvlJc w:val="left"/>
      <w:pPr>
        <w:tabs>
          <w:tab w:val="num" w:pos="2880"/>
        </w:tabs>
        <w:ind w:left="2880" w:hanging="360"/>
      </w:pPr>
      <w:rPr>
        <w:rFonts w:ascii="Times New Roman" w:hAnsi="Times New Roman" w:hint="default"/>
      </w:rPr>
    </w:lvl>
    <w:lvl w:ilvl="4" w:tplc="DCDC6CA4" w:tentative="1">
      <w:start w:val="1"/>
      <w:numFmt w:val="bullet"/>
      <w:lvlText w:val="•"/>
      <w:lvlJc w:val="left"/>
      <w:pPr>
        <w:tabs>
          <w:tab w:val="num" w:pos="3600"/>
        </w:tabs>
        <w:ind w:left="3600" w:hanging="360"/>
      </w:pPr>
      <w:rPr>
        <w:rFonts w:ascii="Times New Roman" w:hAnsi="Times New Roman" w:hint="default"/>
      </w:rPr>
    </w:lvl>
    <w:lvl w:ilvl="5" w:tplc="5942AEF0" w:tentative="1">
      <w:start w:val="1"/>
      <w:numFmt w:val="bullet"/>
      <w:lvlText w:val="•"/>
      <w:lvlJc w:val="left"/>
      <w:pPr>
        <w:tabs>
          <w:tab w:val="num" w:pos="4320"/>
        </w:tabs>
        <w:ind w:left="4320" w:hanging="360"/>
      </w:pPr>
      <w:rPr>
        <w:rFonts w:ascii="Times New Roman" w:hAnsi="Times New Roman" w:hint="default"/>
      </w:rPr>
    </w:lvl>
    <w:lvl w:ilvl="6" w:tplc="D4B2523E" w:tentative="1">
      <w:start w:val="1"/>
      <w:numFmt w:val="bullet"/>
      <w:lvlText w:val="•"/>
      <w:lvlJc w:val="left"/>
      <w:pPr>
        <w:tabs>
          <w:tab w:val="num" w:pos="5040"/>
        </w:tabs>
        <w:ind w:left="5040" w:hanging="360"/>
      </w:pPr>
      <w:rPr>
        <w:rFonts w:ascii="Times New Roman" w:hAnsi="Times New Roman" w:hint="default"/>
      </w:rPr>
    </w:lvl>
    <w:lvl w:ilvl="7" w:tplc="6916E350" w:tentative="1">
      <w:start w:val="1"/>
      <w:numFmt w:val="bullet"/>
      <w:lvlText w:val="•"/>
      <w:lvlJc w:val="left"/>
      <w:pPr>
        <w:tabs>
          <w:tab w:val="num" w:pos="5760"/>
        </w:tabs>
        <w:ind w:left="5760" w:hanging="360"/>
      </w:pPr>
      <w:rPr>
        <w:rFonts w:ascii="Times New Roman" w:hAnsi="Times New Roman" w:hint="default"/>
      </w:rPr>
    </w:lvl>
    <w:lvl w:ilvl="8" w:tplc="FEBAEAA2" w:tentative="1">
      <w:start w:val="1"/>
      <w:numFmt w:val="bullet"/>
      <w:lvlText w:val="•"/>
      <w:lvlJc w:val="left"/>
      <w:pPr>
        <w:tabs>
          <w:tab w:val="num" w:pos="6480"/>
        </w:tabs>
        <w:ind w:left="6480" w:hanging="360"/>
      </w:pPr>
      <w:rPr>
        <w:rFonts w:ascii="Times New Roman" w:hAnsi="Times New Roman" w:hint="default"/>
      </w:rPr>
    </w:lvl>
  </w:abstractNum>
  <w:abstractNum w:abstractNumId="2">
    <w:nsid w:val="1202135D"/>
    <w:multiLevelType w:val="hybridMultilevel"/>
    <w:tmpl w:val="F5F669B2"/>
    <w:lvl w:ilvl="0" w:tplc="0E0E6D64">
      <w:numFmt w:val="bullet"/>
      <w:lvlText w:val="-"/>
      <w:lvlJc w:val="left"/>
      <w:pPr>
        <w:ind w:left="1440" w:hanging="360"/>
      </w:pPr>
      <w:rPr>
        <w:rFonts w:ascii="Calibri" w:eastAsia="Times New Roman" w:hAnsi="Calibri" w:cs="Times New Roman"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nsid w:val="28F86B5E"/>
    <w:multiLevelType w:val="hybridMultilevel"/>
    <w:tmpl w:val="7898F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C1C6CD4"/>
    <w:multiLevelType w:val="hybridMultilevel"/>
    <w:tmpl w:val="84EE1DCE"/>
    <w:lvl w:ilvl="0" w:tplc="B9F8FBB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E5359AF"/>
    <w:multiLevelType w:val="hybridMultilevel"/>
    <w:tmpl w:val="0B007CB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EE41DFD"/>
    <w:multiLevelType w:val="hybridMultilevel"/>
    <w:tmpl w:val="172EA848"/>
    <w:lvl w:ilvl="0" w:tplc="23C6A540">
      <w:numFmt w:val="bullet"/>
      <w:lvlText w:val="-"/>
      <w:lvlJc w:val="left"/>
      <w:pPr>
        <w:ind w:left="720" w:hanging="360"/>
      </w:pPr>
      <w:rPr>
        <w:rFonts w:ascii="Garamond" w:eastAsiaTheme="minorEastAsia" w:hAnsi="Garam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F807D12"/>
    <w:multiLevelType w:val="hybridMultilevel"/>
    <w:tmpl w:val="FC980DB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8">
    <w:nsid w:val="32830745"/>
    <w:multiLevelType w:val="hybridMultilevel"/>
    <w:tmpl w:val="14DCC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CC76DF7"/>
    <w:multiLevelType w:val="hybridMultilevel"/>
    <w:tmpl w:val="B4CC8626"/>
    <w:lvl w:ilvl="0" w:tplc="371A37F8">
      <w:start w:val="2"/>
      <w:numFmt w:val="upperRoman"/>
      <w:lvlText w:val="%1."/>
      <w:lvlJc w:val="right"/>
      <w:pPr>
        <w:ind w:left="1080" w:hanging="360"/>
      </w:pPr>
      <w:rPr>
        <w:rFonts w:hint="default"/>
      </w:rPr>
    </w:lvl>
    <w:lvl w:ilvl="1" w:tplc="040C0019" w:tentative="1">
      <w:start w:val="1"/>
      <w:numFmt w:val="lowerLetter"/>
      <w:lvlText w:val="%2."/>
      <w:lvlJc w:val="left"/>
      <w:pPr>
        <w:ind w:left="720" w:hanging="360"/>
      </w:pPr>
    </w:lvl>
    <w:lvl w:ilvl="2" w:tplc="040C001B" w:tentative="1">
      <w:start w:val="1"/>
      <w:numFmt w:val="lowerRoman"/>
      <w:lvlText w:val="%3."/>
      <w:lvlJc w:val="right"/>
      <w:pPr>
        <w:ind w:left="1440" w:hanging="180"/>
      </w:pPr>
    </w:lvl>
    <w:lvl w:ilvl="3" w:tplc="040C000F" w:tentative="1">
      <w:start w:val="1"/>
      <w:numFmt w:val="decimal"/>
      <w:lvlText w:val="%4."/>
      <w:lvlJc w:val="left"/>
      <w:pPr>
        <w:ind w:left="2160" w:hanging="360"/>
      </w:pPr>
    </w:lvl>
    <w:lvl w:ilvl="4" w:tplc="040C0019" w:tentative="1">
      <w:start w:val="1"/>
      <w:numFmt w:val="lowerLetter"/>
      <w:lvlText w:val="%5."/>
      <w:lvlJc w:val="left"/>
      <w:pPr>
        <w:ind w:left="2880" w:hanging="360"/>
      </w:pPr>
    </w:lvl>
    <w:lvl w:ilvl="5" w:tplc="040C001B" w:tentative="1">
      <w:start w:val="1"/>
      <w:numFmt w:val="lowerRoman"/>
      <w:lvlText w:val="%6."/>
      <w:lvlJc w:val="right"/>
      <w:pPr>
        <w:ind w:left="3600" w:hanging="180"/>
      </w:pPr>
    </w:lvl>
    <w:lvl w:ilvl="6" w:tplc="040C000F" w:tentative="1">
      <w:start w:val="1"/>
      <w:numFmt w:val="decimal"/>
      <w:lvlText w:val="%7."/>
      <w:lvlJc w:val="left"/>
      <w:pPr>
        <w:ind w:left="4320" w:hanging="360"/>
      </w:pPr>
    </w:lvl>
    <w:lvl w:ilvl="7" w:tplc="040C0019" w:tentative="1">
      <w:start w:val="1"/>
      <w:numFmt w:val="lowerLetter"/>
      <w:lvlText w:val="%8."/>
      <w:lvlJc w:val="left"/>
      <w:pPr>
        <w:ind w:left="5040" w:hanging="360"/>
      </w:pPr>
    </w:lvl>
    <w:lvl w:ilvl="8" w:tplc="040C001B" w:tentative="1">
      <w:start w:val="1"/>
      <w:numFmt w:val="lowerRoman"/>
      <w:lvlText w:val="%9."/>
      <w:lvlJc w:val="right"/>
      <w:pPr>
        <w:ind w:left="5760" w:hanging="180"/>
      </w:pPr>
    </w:lvl>
  </w:abstractNum>
  <w:abstractNum w:abstractNumId="10">
    <w:nsid w:val="3F3F2334"/>
    <w:multiLevelType w:val="hybridMultilevel"/>
    <w:tmpl w:val="F8103C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4CDC499B"/>
    <w:multiLevelType w:val="hybridMultilevel"/>
    <w:tmpl w:val="785CD53A"/>
    <w:lvl w:ilvl="0" w:tplc="EC78459A">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566763AD"/>
    <w:multiLevelType w:val="hybridMultilevel"/>
    <w:tmpl w:val="4E5A2EA4"/>
    <w:lvl w:ilvl="0" w:tplc="B63EF514">
      <w:start w:val="1"/>
      <w:numFmt w:val="lowerLetter"/>
      <w:lvlText w:val="%1)"/>
      <w:lvlJc w:val="left"/>
      <w:pPr>
        <w:ind w:left="180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3">
    <w:nsid w:val="5E547FE3"/>
    <w:multiLevelType w:val="hybridMultilevel"/>
    <w:tmpl w:val="566E4A10"/>
    <w:lvl w:ilvl="0" w:tplc="027A4476">
      <w:start w:val="2"/>
      <w:numFmt w:val="lowerLetter"/>
      <w:lvlText w:val="%1)"/>
      <w:lvlJc w:val="left"/>
      <w:pPr>
        <w:ind w:left="180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63CB2E89"/>
    <w:multiLevelType w:val="hybridMultilevel"/>
    <w:tmpl w:val="FD9E2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3F9263F"/>
    <w:multiLevelType w:val="hybridMultilevel"/>
    <w:tmpl w:val="9DEE5830"/>
    <w:lvl w:ilvl="0" w:tplc="040C0017">
      <w:start w:val="1"/>
      <w:numFmt w:val="lowerLetter"/>
      <w:lvlText w:val="%1)"/>
      <w:lvlJc w:val="lef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6">
    <w:nsid w:val="6BCC521F"/>
    <w:multiLevelType w:val="hybridMultilevel"/>
    <w:tmpl w:val="457E543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6C193957"/>
    <w:multiLevelType w:val="hybridMultilevel"/>
    <w:tmpl w:val="E4A2C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DDA2439"/>
    <w:multiLevelType w:val="hybridMultilevel"/>
    <w:tmpl w:val="10C4918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703C6BAC"/>
    <w:multiLevelType w:val="hybridMultilevel"/>
    <w:tmpl w:val="E64E0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DD36E3E"/>
    <w:multiLevelType w:val="hybridMultilevel"/>
    <w:tmpl w:val="043844B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7FF81441"/>
    <w:multiLevelType w:val="hybridMultilevel"/>
    <w:tmpl w:val="EEA6D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4"/>
  </w:num>
  <w:num w:numId="4">
    <w:abstractNumId w:val="5"/>
  </w:num>
  <w:num w:numId="5">
    <w:abstractNumId w:val="16"/>
  </w:num>
  <w:num w:numId="6">
    <w:abstractNumId w:val="15"/>
  </w:num>
  <w:num w:numId="7">
    <w:abstractNumId w:val="12"/>
  </w:num>
  <w:num w:numId="8">
    <w:abstractNumId w:val="13"/>
  </w:num>
  <w:num w:numId="9">
    <w:abstractNumId w:val="1"/>
  </w:num>
  <w:num w:numId="10">
    <w:abstractNumId w:val="20"/>
  </w:num>
  <w:num w:numId="11">
    <w:abstractNumId w:val="9"/>
  </w:num>
  <w:num w:numId="12">
    <w:abstractNumId w:val="6"/>
  </w:num>
  <w:num w:numId="13">
    <w:abstractNumId w:val="2"/>
  </w:num>
  <w:num w:numId="14">
    <w:abstractNumId w:val="17"/>
  </w:num>
  <w:num w:numId="15">
    <w:abstractNumId w:val="3"/>
  </w:num>
  <w:num w:numId="16">
    <w:abstractNumId w:val="8"/>
  </w:num>
  <w:num w:numId="17">
    <w:abstractNumId w:val="21"/>
  </w:num>
  <w:num w:numId="18">
    <w:abstractNumId w:val="14"/>
  </w:num>
  <w:num w:numId="19">
    <w:abstractNumId w:val="7"/>
  </w:num>
  <w:num w:numId="20">
    <w:abstractNumId w:val="19"/>
  </w:num>
  <w:num w:numId="21">
    <w:abstractNumId w:val="10"/>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639F0"/>
    <w:rsid w:val="000A0ACA"/>
    <w:rsid w:val="000D0D39"/>
    <w:rsid w:val="000D4FC2"/>
    <w:rsid w:val="000D76F8"/>
    <w:rsid w:val="001068B5"/>
    <w:rsid w:val="00112140"/>
    <w:rsid w:val="00202E03"/>
    <w:rsid w:val="002077D0"/>
    <w:rsid w:val="0023445A"/>
    <w:rsid w:val="00276CB5"/>
    <w:rsid w:val="002E5153"/>
    <w:rsid w:val="002F01A8"/>
    <w:rsid w:val="003444CF"/>
    <w:rsid w:val="00361FE7"/>
    <w:rsid w:val="003B7970"/>
    <w:rsid w:val="004639F0"/>
    <w:rsid w:val="00465D4B"/>
    <w:rsid w:val="004934D5"/>
    <w:rsid w:val="004C2666"/>
    <w:rsid w:val="004C2E2A"/>
    <w:rsid w:val="004E29BD"/>
    <w:rsid w:val="004F78E2"/>
    <w:rsid w:val="00506588"/>
    <w:rsid w:val="00507D24"/>
    <w:rsid w:val="00513E63"/>
    <w:rsid w:val="0056016B"/>
    <w:rsid w:val="00572F7D"/>
    <w:rsid w:val="00574F8E"/>
    <w:rsid w:val="005E2E84"/>
    <w:rsid w:val="005E54B8"/>
    <w:rsid w:val="007038C9"/>
    <w:rsid w:val="00796B09"/>
    <w:rsid w:val="007A2CC7"/>
    <w:rsid w:val="007E7527"/>
    <w:rsid w:val="008276CB"/>
    <w:rsid w:val="0082799E"/>
    <w:rsid w:val="008656ED"/>
    <w:rsid w:val="00890B36"/>
    <w:rsid w:val="008F6A5C"/>
    <w:rsid w:val="009807B0"/>
    <w:rsid w:val="009855C3"/>
    <w:rsid w:val="00A66AC7"/>
    <w:rsid w:val="00A73274"/>
    <w:rsid w:val="00AC7B99"/>
    <w:rsid w:val="00B27D44"/>
    <w:rsid w:val="00B85596"/>
    <w:rsid w:val="00B87608"/>
    <w:rsid w:val="00C15262"/>
    <w:rsid w:val="00C202BC"/>
    <w:rsid w:val="00C3088E"/>
    <w:rsid w:val="00C3199D"/>
    <w:rsid w:val="00CC2AB7"/>
    <w:rsid w:val="00CC4A32"/>
    <w:rsid w:val="00CD5AA5"/>
    <w:rsid w:val="00D2020E"/>
    <w:rsid w:val="00D36C3E"/>
    <w:rsid w:val="00D71420"/>
    <w:rsid w:val="00D93E96"/>
    <w:rsid w:val="00EF6EE0"/>
    <w:rsid w:val="00F55026"/>
    <w:rsid w:val="00F92800"/>
    <w:rsid w:val="00FC5E68"/>
    <w:rsid w:val="00FE427B"/>
    <w:rsid w:val="00FE4E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fr-FR"/>
    </w:rPr>
  </w:style>
  <w:style w:type="paragraph" w:styleId="Heading1">
    <w:name w:val="heading 1"/>
    <w:basedOn w:val="Normal"/>
    <w:next w:val="Normal"/>
    <w:link w:val="Heading1Char"/>
    <w:uiPriority w:val="9"/>
    <w:qFormat/>
    <w:rsid w:val="004639F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E4E3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C266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39F0"/>
    <w:rPr>
      <w:rFonts w:asciiTheme="majorHAnsi" w:eastAsiaTheme="majorEastAsia" w:hAnsiTheme="majorHAnsi" w:cstheme="majorBidi"/>
      <w:b/>
      <w:bCs/>
      <w:color w:val="365F91" w:themeColor="accent1" w:themeShade="BF"/>
      <w:sz w:val="28"/>
      <w:szCs w:val="28"/>
    </w:rPr>
  </w:style>
  <w:style w:type="character" w:customStyle="1" w:styleId="apple-converted-space">
    <w:name w:val="apple-converted-space"/>
    <w:basedOn w:val="DefaultParagraphFont"/>
    <w:rsid w:val="00572F7D"/>
  </w:style>
  <w:style w:type="paragraph" w:styleId="ListParagraph">
    <w:name w:val="List Paragraph"/>
    <w:basedOn w:val="Normal"/>
    <w:uiPriority w:val="34"/>
    <w:qFormat/>
    <w:rsid w:val="00572F7D"/>
    <w:pPr>
      <w:ind w:left="720"/>
      <w:contextualSpacing/>
    </w:pPr>
  </w:style>
  <w:style w:type="character" w:customStyle="1" w:styleId="Heading2Char">
    <w:name w:val="Heading 2 Char"/>
    <w:basedOn w:val="DefaultParagraphFont"/>
    <w:link w:val="Heading2"/>
    <w:uiPriority w:val="9"/>
    <w:rsid w:val="00FE4E3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C2666"/>
    <w:rPr>
      <w:rFonts w:asciiTheme="majorHAnsi" w:eastAsiaTheme="majorEastAsia" w:hAnsiTheme="majorHAnsi" w:cstheme="majorBidi"/>
      <w:color w:val="243F60" w:themeColor="accent1" w:themeShade="7F"/>
      <w:sz w:val="24"/>
      <w:szCs w:val="24"/>
    </w:rPr>
  </w:style>
  <w:style w:type="paragraph" w:styleId="BalloonText">
    <w:name w:val="Balloon Text"/>
    <w:basedOn w:val="Normal"/>
    <w:link w:val="BalloonTextChar"/>
    <w:uiPriority w:val="99"/>
    <w:semiHidden/>
    <w:unhideWhenUsed/>
    <w:rsid w:val="004C26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2666"/>
    <w:rPr>
      <w:rFonts w:ascii="Segoe UI" w:hAnsi="Segoe UI" w:cs="Segoe UI"/>
      <w:sz w:val="18"/>
      <w:szCs w:val="18"/>
    </w:rPr>
  </w:style>
  <w:style w:type="paragraph" w:styleId="Header">
    <w:name w:val="header"/>
    <w:basedOn w:val="Normal"/>
    <w:link w:val="HeaderChar"/>
    <w:uiPriority w:val="99"/>
    <w:unhideWhenUsed/>
    <w:rsid w:val="00F55026"/>
    <w:pPr>
      <w:tabs>
        <w:tab w:val="center" w:pos="4536"/>
        <w:tab w:val="right" w:pos="9072"/>
      </w:tabs>
      <w:spacing w:after="0" w:line="240" w:lineRule="auto"/>
    </w:pPr>
  </w:style>
  <w:style w:type="character" w:customStyle="1" w:styleId="HeaderChar">
    <w:name w:val="Header Char"/>
    <w:basedOn w:val="DefaultParagraphFont"/>
    <w:link w:val="Header"/>
    <w:uiPriority w:val="99"/>
    <w:rsid w:val="00F55026"/>
  </w:style>
  <w:style w:type="paragraph" w:styleId="Footer">
    <w:name w:val="footer"/>
    <w:basedOn w:val="Normal"/>
    <w:link w:val="FooterChar"/>
    <w:uiPriority w:val="99"/>
    <w:unhideWhenUsed/>
    <w:rsid w:val="00F55026"/>
    <w:pPr>
      <w:tabs>
        <w:tab w:val="center" w:pos="4536"/>
        <w:tab w:val="right" w:pos="9072"/>
      </w:tabs>
      <w:spacing w:after="0" w:line="240" w:lineRule="auto"/>
    </w:pPr>
  </w:style>
  <w:style w:type="character" w:customStyle="1" w:styleId="FooterChar">
    <w:name w:val="Footer Char"/>
    <w:basedOn w:val="DefaultParagraphFont"/>
    <w:link w:val="Footer"/>
    <w:uiPriority w:val="99"/>
    <w:rsid w:val="00F55026"/>
  </w:style>
  <w:style w:type="paragraph" w:styleId="TOCHeading">
    <w:name w:val="TOC Heading"/>
    <w:basedOn w:val="Heading1"/>
    <w:next w:val="Normal"/>
    <w:uiPriority w:val="39"/>
    <w:unhideWhenUsed/>
    <w:qFormat/>
    <w:rsid w:val="0056016B"/>
    <w:pPr>
      <w:spacing w:before="240" w:line="259" w:lineRule="auto"/>
      <w:outlineLvl w:val="9"/>
    </w:pPr>
    <w:rPr>
      <w:b w:val="0"/>
      <w:bCs w:val="0"/>
      <w:sz w:val="32"/>
      <w:szCs w:val="32"/>
      <w:lang w:eastAsia="fr-FR"/>
    </w:rPr>
  </w:style>
  <w:style w:type="paragraph" w:styleId="TOC1">
    <w:name w:val="toc 1"/>
    <w:basedOn w:val="Normal"/>
    <w:next w:val="Normal"/>
    <w:autoRedefine/>
    <w:uiPriority w:val="39"/>
    <w:unhideWhenUsed/>
    <w:rsid w:val="0056016B"/>
    <w:pPr>
      <w:spacing w:after="100"/>
    </w:pPr>
  </w:style>
  <w:style w:type="paragraph" w:styleId="TOC2">
    <w:name w:val="toc 2"/>
    <w:basedOn w:val="Normal"/>
    <w:next w:val="Normal"/>
    <w:autoRedefine/>
    <w:uiPriority w:val="39"/>
    <w:unhideWhenUsed/>
    <w:rsid w:val="0056016B"/>
    <w:pPr>
      <w:spacing w:after="100"/>
      <w:ind w:left="220"/>
    </w:pPr>
  </w:style>
  <w:style w:type="paragraph" w:styleId="TOC3">
    <w:name w:val="toc 3"/>
    <w:basedOn w:val="Normal"/>
    <w:next w:val="Normal"/>
    <w:autoRedefine/>
    <w:uiPriority w:val="39"/>
    <w:unhideWhenUsed/>
    <w:rsid w:val="0056016B"/>
    <w:pPr>
      <w:spacing w:after="100"/>
      <w:ind w:left="440"/>
    </w:pPr>
  </w:style>
  <w:style w:type="character" w:styleId="Hyperlink">
    <w:name w:val="Hyperlink"/>
    <w:basedOn w:val="DefaultParagraphFont"/>
    <w:uiPriority w:val="99"/>
    <w:unhideWhenUsed/>
    <w:rsid w:val="0056016B"/>
    <w:rPr>
      <w:color w:val="0000FF" w:themeColor="hyperlink"/>
      <w:u w:val="single"/>
    </w:rPr>
  </w:style>
  <w:style w:type="character" w:styleId="CommentReference">
    <w:name w:val="annotation reference"/>
    <w:basedOn w:val="DefaultParagraphFont"/>
    <w:uiPriority w:val="99"/>
    <w:semiHidden/>
    <w:unhideWhenUsed/>
    <w:rsid w:val="00CC4A32"/>
    <w:rPr>
      <w:sz w:val="16"/>
      <w:szCs w:val="16"/>
    </w:rPr>
  </w:style>
  <w:style w:type="paragraph" w:styleId="CommentText">
    <w:name w:val="annotation text"/>
    <w:basedOn w:val="Normal"/>
    <w:link w:val="CommentTextChar"/>
    <w:uiPriority w:val="99"/>
    <w:semiHidden/>
    <w:unhideWhenUsed/>
    <w:rsid w:val="00CC4A32"/>
    <w:pPr>
      <w:spacing w:line="240" w:lineRule="auto"/>
    </w:pPr>
    <w:rPr>
      <w:sz w:val="20"/>
      <w:szCs w:val="20"/>
      <w:lang w:val="en-US"/>
    </w:rPr>
  </w:style>
  <w:style w:type="character" w:customStyle="1" w:styleId="CommentTextChar">
    <w:name w:val="Comment Text Char"/>
    <w:basedOn w:val="DefaultParagraphFont"/>
    <w:link w:val="CommentText"/>
    <w:uiPriority w:val="99"/>
    <w:semiHidden/>
    <w:rsid w:val="00CC4A32"/>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fr-FR"/>
    </w:rPr>
  </w:style>
  <w:style w:type="paragraph" w:styleId="Heading1">
    <w:name w:val="heading 1"/>
    <w:basedOn w:val="Normal"/>
    <w:next w:val="Normal"/>
    <w:link w:val="Heading1Char"/>
    <w:uiPriority w:val="9"/>
    <w:qFormat/>
    <w:rsid w:val="004639F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E4E3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C266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39F0"/>
    <w:rPr>
      <w:rFonts w:asciiTheme="majorHAnsi" w:eastAsiaTheme="majorEastAsia" w:hAnsiTheme="majorHAnsi" w:cstheme="majorBidi"/>
      <w:b/>
      <w:bCs/>
      <w:color w:val="365F91" w:themeColor="accent1" w:themeShade="BF"/>
      <w:sz w:val="28"/>
      <w:szCs w:val="28"/>
    </w:rPr>
  </w:style>
  <w:style w:type="character" w:customStyle="1" w:styleId="apple-converted-space">
    <w:name w:val="apple-converted-space"/>
    <w:basedOn w:val="DefaultParagraphFont"/>
    <w:rsid w:val="00572F7D"/>
  </w:style>
  <w:style w:type="paragraph" w:styleId="ListParagraph">
    <w:name w:val="List Paragraph"/>
    <w:basedOn w:val="Normal"/>
    <w:uiPriority w:val="34"/>
    <w:qFormat/>
    <w:rsid w:val="00572F7D"/>
    <w:pPr>
      <w:ind w:left="720"/>
      <w:contextualSpacing/>
    </w:pPr>
  </w:style>
  <w:style w:type="character" w:customStyle="1" w:styleId="Heading2Char">
    <w:name w:val="Heading 2 Char"/>
    <w:basedOn w:val="DefaultParagraphFont"/>
    <w:link w:val="Heading2"/>
    <w:uiPriority w:val="9"/>
    <w:rsid w:val="00FE4E3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C2666"/>
    <w:rPr>
      <w:rFonts w:asciiTheme="majorHAnsi" w:eastAsiaTheme="majorEastAsia" w:hAnsiTheme="majorHAnsi" w:cstheme="majorBidi"/>
      <w:color w:val="243F60" w:themeColor="accent1" w:themeShade="7F"/>
      <w:sz w:val="24"/>
      <w:szCs w:val="24"/>
    </w:rPr>
  </w:style>
  <w:style w:type="paragraph" w:styleId="BalloonText">
    <w:name w:val="Balloon Text"/>
    <w:basedOn w:val="Normal"/>
    <w:link w:val="BalloonTextChar"/>
    <w:uiPriority w:val="99"/>
    <w:semiHidden/>
    <w:unhideWhenUsed/>
    <w:rsid w:val="004C26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2666"/>
    <w:rPr>
      <w:rFonts w:ascii="Segoe UI" w:hAnsi="Segoe UI" w:cs="Segoe UI"/>
      <w:sz w:val="18"/>
      <w:szCs w:val="18"/>
    </w:rPr>
  </w:style>
  <w:style w:type="paragraph" w:styleId="Header">
    <w:name w:val="header"/>
    <w:basedOn w:val="Normal"/>
    <w:link w:val="HeaderChar"/>
    <w:uiPriority w:val="99"/>
    <w:unhideWhenUsed/>
    <w:rsid w:val="00F55026"/>
    <w:pPr>
      <w:tabs>
        <w:tab w:val="center" w:pos="4536"/>
        <w:tab w:val="right" w:pos="9072"/>
      </w:tabs>
      <w:spacing w:after="0" w:line="240" w:lineRule="auto"/>
    </w:pPr>
  </w:style>
  <w:style w:type="character" w:customStyle="1" w:styleId="HeaderChar">
    <w:name w:val="Header Char"/>
    <w:basedOn w:val="DefaultParagraphFont"/>
    <w:link w:val="Header"/>
    <w:uiPriority w:val="99"/>
    <w:rsid w:val="00F55026"/>
  </w:style>
  <w:style w:type="paragraph" w:styleId="Footer">
    <w:name w:val="footer"/>
    <w:basedOn w:val="Normal"/>
    <w:link w:val="FooterChar"/>
    <w:uiPriority w:val="99"/>
    <w:unhideWhenUsed/>
    <w:rsid w:val="00F55026"/>
    <w:pPr>
      <w:tabs>
        <w:tab w:val="center" w:pos="4536"/>
        <w:tab w:val="right" w:pos="9072"/>
      </w:tabs>
      <w:spacing w:after="0" w:line="240" w:lineRule="auto"/>
    </w:pPr>
  </w:style>
  <w:style w:type="character" w:customStyle="1" w:styleId="FooterChar">
    <w:name w:val="Footer Char"/>
    <w:basedOn w:val="DefaultParagraphFont"/>
    <w:link w:val="Footer"/>
    <w:uiPriority w:val="99"/>
    <w:rsid w:val="00F55026"/>
  </w:style>
  <w:style w:type="paragraph" w:styleId="TOCHeading">
    <w:name w:val="TOC Heading"/>
    <w:basedOn w:val="Heading1"/>
    <w:next w:val="Normal"/>
    <w:uiPriority w:val="39"/>
    <w:unhideWhenUsed/>
    <w:qFormat/>
    <w:rsid w:val="0056016B"/>
    <w:pPr>
      <w:spacing w:before="240" w:line="259" w:lineRule="auto"/>
      <w:outlineLvl w:val="9"/>
    </w:pPr>
    <w:rPr>
      <w:b w:val="0"/>
      <w:bCs w:val="0"/>
      <w:sz w:val="32"/>
      <w:szCs w:val="32"/>
      <w:lang w:eastAsia="fr-FR"/>
    </w:rPr>
  </w:style>
  <w:style w:type="paragraph" w:styleId="TOC1">
    <w:name w:val="toc 1"/>
    <w:basedOn w:val="Normal"/>
    <w:next w:val="Normal"/>
    <w:autoRedefine/>
    <w:uiPriority w:val="39"/>
    <w:unhideWhenUsed/>
    <w:rsid w:val="0056016B"/>
    <w:pPr>
      <w:spacing w:after="100"/>
    </w:pPr>
  </w:style>
  <w:style w:type="paragraph" w:styleId="TOC2">
    <w:name w:val="toc 2"/>
    <w:basedOn w:val="Normal"/>
    <w:next w:val="Normal"/>
    <w:autoRedefine/>
    <w:uiPriority w:val="39"/>
    <w:unhideWhenUsed/>
    <w:rsid w:val="0056016B"/>
    <w:pPr>
      <w:spacing w:after="100"/>
      <w:ind w:left="220"/>
    </w:pPr>
  </w:style>
  <w:style w:type="paragraph" w:styleId="TOC3">
    <w:name w:val="toc 3"/>
    <w:basedOn w:val="Normal"/>
    <w:next w:val="Normal"/>
    <w:autoRedefine/>
    <w:uiPriority w:val="39"/>
    <w:unhideWhenUsed/>
    <w:rsid w:val="0056016B"/>
    <w:pPr>
      <w:spacing w:after="100"/>
      <w:ind w:left="440"/>
    </w:pPr>
  </w:style>
  <w:style w:type="character" w:styleId="Hyperlink">
    <w:name w:val="Hyperlink"/>
    <w:basedOn w:val="DefaultParagraphFont"/>
    <w:uiPriority w:val="99"/>
    <w:unhideWhenUsed/>
    <w:rsid w:val="0056016B"/>
    <w:rPr>
      <w:color w:val="0000FF" w:themeColor="hyperlink"/>
      <w:u w:val="single"/>
    </w:rPr>
  </w:style>
  <w:style w:type="character" w:styleId="CommentReference">
    <w:name w:val="annotation reference"/>
    <w:basedOn w:val="DefaultParagraphFont"/>
    <w:uiPriority w:val="99"/>
    <w:semiHidden/>
    <w:unhideWhenUsed/>
    <w:rsid w:val="00CC4A32"/>
    <w:rPr>
      <w:sz w:val="16"/>
      <w:szCs w:val="16"/>
    </w:rPr>
  </w:style>
  <w:style w:type="paragraph" w:styleId="CommentText">
    <w:name w:val="annotation text"/>
    <w:basedOn w:val="Normal"/>
    <w:link w:val="CommentTextChar"/>
    <w:uiPriority w:val="99"/>
    <w:semiHidden/>
    <w:unhideWhenUsed/>
    <w:rsid w:val="00CC4A32"/>
    <w:pPr>
      <w:spacing w:line="240" w:lineRule="auto"/>
    </w:pPr>
    <w:rPr>
      <w:sz w:val="20"/>
      <w:szCs w:val="20"/>
      <w:lang w:val="en-US"/>
    </w:rPr>
  </w:style>
  <w:style w:type="character" w:customStyle="1" w:styleId="CommentTextChar">
    <w:name w:val="Comment Text Char"/>
    <w:basedOn w:val="DefaultParagraphFont"/>
    <w:link w:val="CommentText"/>
    <w:uiPriority w:val="99"/>
    <w:semiHidden/>
    <w:rsid w:val="00CC4A3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8564602">
      <w:bodyDiv w:val="1"/>
      <w:marLeft w:val="0"/>
      <w:marRight w:val="0"/>
      <w:marTop w:val="0"/>
      <w:marBottom w:val="0"/>
      <w:divBdr>
        <w:top w:val="none" w:sz="0" w:space="0" w:color="auto"/>
        <w:left w:val="none" w:sz="0" w:space="0" w:color="auto"/>
        <w:bottom w:val="none" w:sz="0" w:space="0" w:color="auto"/>
        <w:right w:val="none" w:sz="0" w:space="0" w:color="auto"/>
      </w:divBdr>
    </w:div>
    <w:div w:id="773591369">
      <w:bodyDiv w:val="1"/>
      <w:marLeft w:val="0"/>
      <w:marRight w:val="0"/>
      <w:marTop w:val="0"/>
      <w:marBottom w:val="0"/>
      <w:divBdr>
        <w:top w:val="none" w:sz="0" w:space="0" w:color="auto"/>
        <w:left w:val="none" w:sz="0" w:space="0" w:color="auto"/>
        <w:bottom w:val="none" w:sz="0" w:space="0" w:color="auto"/>
        <w:right w:val="none" w:sz="0" w:space="0" w:color="auto"/>
      </w:divBdr>
      <w:divsChild>
        <w:div w:id="1070611947">
          <w:marLeft w:val="547"/>
          <w:marRight w:val="0"/>
          <w:marTop w:val="0"/>
          <w:marBottom w:val="0"/>
          <w:divBdr>
            <w:top w:val="none" w:sz="0" w:space="0" w:color="auto"/>
            <w:left w:val="none" w:sz="0" w:space="0" w:color="auto"/>
            <w:bottom w:val="none" w:sz="0" w:space="0" w:color="auto"/>
            <w:right w:val="none" w:sz="0" w:space="0" w:color="auto"/>
          </w:divBdr>
        </w:div>
        <w:div w:id="590159831">
          <w:marLeft w:val="1166"/>
          <w:marRight w:val="0"/>
          <w:marTop w:val="0"/>
          <w:marBottom w:val="0"/>
          <w:divBdr>
            <w:top w:val="none" w:sz="0" w:space="0" w:color="auto"/>
            <w:left w:val="none" w:sz="0" w:space="0" w:color="auto"/>
            <w:bottom w:val="none" w:sz="0" w:space="0" w:color="auto"/>
            <w:right w:val="none" w:sz="0" w:space="0" w:color="auto"/>
          </w:divBdr>
        </w:div>
        <w:div w:id="396707066">
          <w:marLeft w:val="1166"/>
          <w:marRight w:val="0"/>
          <w:marTop w:val="0"/>
          <w:marBottom w:val="0"/>
          <w:divBdr>
            <w:top w:val="none" w:sz="0" w:space="0" w:color="auto"/>
            <w:left w:val="none" w:sz="0" w:space="0" w:color="auto"/>
            <w:bottom w:val="none" w:sz="0" w:space="0" w:color="auto"/>
            <w:right w:val="none" w:sz="0" w:space="0" w:color="auto"/>
          </w:divBdr>
        </w:div>
        <w:div w:id="697462267">
          <w:marLeft w:val="1166"/>
          <w:marRight w:val="0"/>
          <w:marTop w:val="0"/>
          <w:marBottom w:val="0"/>
          <w:divBdr>
            <w:top w:val="none" w:sz="0" w:space="0" w:color="auto"/>
            <w:left w:val="none" w:sz="0" w:space="0" w:color="auto"/>
            <w:bottom w:val="none" w:sz="0" w:space="0" w:color="auto"/>
            <w:right w:val="none" w:sz="0" w:space="0" w:color="auto"/>
          </w:divBdr>
        </w:div>
        <w:div w:id="2019114330">
          <w:marLeft w:val="547"/>
          <w:marRight w:val="0"/>
          <w:marTop w:val="0"/>
          <w:marBottom w:val="0"/>
          <w:divBdr>
            <w:top w:val="none" w:sz="0" w:space="0" w:color="auto"/>
            <w:left w:val="none" w:sz="0" w:space="0" w:color="auto"/>
            <w:bottom w:val="none" w:sz="0" w:space="0" w:color="auto"/>
            <w:right w:val="none" w:sz="0" w:space="0" w:color="auto"/>
          </w:divBdr>
        </w:div>
        <w:div w:id="1976794927">
          <w:marLeft w:val="1166"/>
          <w:marRight w:val="0"/>
          <w:marTop w:val="0"/>
          <w:marBottom w:val="0"/>
          <w:divBdr>
            <w:top w:val="none" w:sz="0" w:space="0" w:color="auto"/>
            <w:left w:val="none" w:sz="0" w:space="0" w:color="auto"/>
            <w:bottom w:val="none" w:sz="0" w:space="0" w:color="auto"/>
            <w:right w:val="none" w:sz="0" w:space="0" w:color="auto"/>
          </w:divBdr>
        </w:div>
        <w:div w:id="551382937">
          <w:marLeft w:val="1166"/>
          <w:marRight w:val="0"/>
          <w:marTop w:val="0"/>
          <w:marBottom w:val="0"/>
          <w:divBdr>
            <w:top w:val="none" w:sz="0" w:space="0" w:color="auto"/>
            <w:left w:val="none" w:sz="0" w:space="0" w:color="auto"/>
            <w:bottom w:val="none" w:sz="0" w:space="0" w:color="auto"/>
            <w:right w:val="none" w:sz="0" w:space="0" w:color="auto"/>
          </w:divBdr>
        </w:div>
        <w:div w:id="1656033406">
          <w:marLeft w:val="547"/>
          <w:marRight w:val="0"/>
          <w:marTop w:val="0"/>
          <w:marBottom w:val="0"/>
          <w:divBdr>
            <w:top w:val="none" w:sz="0" w:space="0" w:color="auto"/>
            <w:left w:val="none" w:sz="0" w:space="0" w:color="auto"/>
            <w:bottom w:val="none" w:sz="0" w:space="0" w:color="auto"/>
            <w:right w:val="none" w:sz="0" w:space="0" w:color="auto"/>
          </w:divBdr>
        </w:div>
        <w:div w:id="31468777">
          <w:marLeft w:val="1166"/>
          <w:marRight w:val="0"/>
          <w:marTop w:val="0"/>
          <w:marBottom w:val="0"/>
          <w:divBdr>
            <w:top w:val="none" w:sz="0" w:space="0" w:color="auto"/>
            <w:left w:val="none" w:sz="0" w:space="0" w:color="auto"/>
            <w:bottom w:val="none" w:sz="0" w:space="0" w:color="auto"/>
            <w:right w:val="none" w:sz="0" w:space="0" w:color="auto"/>
          </w:divBdr>
        </w:div>
        <w:div w:id="1473524501">
          <w:marLeft w:val="1166"/>
          <w:marRight w:val="0"/>
          <w:marTop w:val="0"/>
          <w:marBottom w:val="0"/>
          <w:divBdr>
            <w:top w:val="none" w:sz="0" w:space="0" w:color="auto"/>
            <w:left w:val="none" w:sz="0" w:space="0" w:color="auto"/>
            <w:bottom w:val="none" w:sz="0" w:space="0" w:color="auto"/>
            <w:right w:val="none" w:sz="0" w:space="0" w:color="auto"/>
          </w:divBdr>
        </w:div>
        <w:div w:id="713306767">
          <w:marLeft w:val="547"/>
          <w:marRight w:val="0"/>
          <w:marTop w:val="0"/>
          <w:marBottom w:val="0"/>
          <w:divBdr>
            <w:top w:val="none" w:sz="0" w:space="0" w:color="auto"/>
            <w:left w:val="none" w:sz="0" w:space="0" w:color="auto"/>
            <w:bottom w:val="none" w:sz="0" w:space="0" w:color="auto"/>
            <w:right w:val="none" w:sz="0" w:space="0" w:color="auto"/>
          </w:divBdr>
        </w:div>
        <w:div w:id="624965882">
          <w:marLeft w:val="1166"/>
          <w:marRight w:val="0"/>
          <w:marTop w:val="0"/>
          <w:marBottom w:val="0"/>
          <w:divBdr>
            <w:top w:val="none" w:sz="0" w:space="0" w:color="auto"/>
            <w:left w:val="none" w:sz="0" w:space="0" w:color="auto"/>
            <w:bottom w:val="none" w:sz="0" w:space="0" w:color="auto"/>
            <w:right w:val="none" w:sz="0" w:space="0" w:color="auto"/>
          </w:divBdr>
        </w:div>
        <w:div w:id="825315706">
          <w:marLeft w:val="1166"/>
          <w:marRight w:val="0"/>
          <w:marTop w:val="0"/>
          <w:marBottom w:val="0"/>
          <w:divBdr>
            <w:top w:val="none" w:sz="0" w:space="0" w:color="auto"/>
            <w:left w:val="none" w:sz="0" w:space="0" w:color="auto"/>
            <w:bottom w:val="none" w:sz="0" w:space="0" w:color="auto"/>
            <w:right w:val="none" w:sz="0" w:space="0" w:color="auto"/>
          </w:divBdr>
        </w:div>
        <w:div w:id="2008702080">
          <w:marLeft w:val="116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chart" Target="charts/chart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chart" Target="charts/chart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Worksheet2.xlsx"/><Relationship Id="rId1" Type="http://schemas.openxmlformats.org/officeDocument/2006/relationships/themeOverride" Target="../theme/themeOverrid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30"/>
      <c:rotY val="180"/>
      <c:rAngAx val="0"/>
      <c:perspective val="30"/>
    </c:view3D>
    <c:floor>
      <c:thickness val="0"/>
    </c:floor>
    <c:sideWall>
      <c:thickness val="0"/>
    </c:sideWall>
    <c:backWall>
      <c:thickness val="0"/>
    </c:backWall>
    <c:plotArea>
      <c:layout>
        <c:manualLayout>
          <c:layoutTarget val="inner"/>
          <c:xMode val="edge"/>
          <c:yMode val="edge"/>
          <c:x val="5.8828614165164841E-2"/>
          <c:y val="0.1047656094780981"/>
          <c:w val="0.52308514582530319"/>
          <c:h val="0.59506918116716889"/>
        </c:manualLayout>
      </c:layout>
      <c:pie3DChart>
        <c:varyColors val="1"/>
        <c:ser>
          <c:idx val="0"/>
          <c:order val="0"/>
          <c:tx>
            <c:strRef>
              <c:f>Sheet1!$G$5</c:f>
              <c:strCache>
                <c:ptCount val="1"/>
                <c:pt idx="0">
                  <c:v>N°</c:v>
                </c:pt>
              </c:strCache>
            </c:strRef>
          </c:tx>
          <c:explosion val="18"/>
          <c:dLbls>
            <c:dLbl>
              <c:idx val="0"/>
              <c:layout>
                <c:manualLayout>
                  <c:x val="-3.3055781820375899E-2"/>
                  <c:y val="-1.3458290539769486E-2"/>
                </c:manualLayout>
              </c:layout>
              <c:spPr/>
              <c:txPr>
                <a:bodyPr/>
                <a:lstStyle/>
                <a:p>
                  <a:pPr>
                    <a:defRPr sz="1400" b="1">
                      <a:solidFill>
                        <a:schemeClr val="tx2"/>
                      </a:solidFill>
                    </a:defRPr>
                  </a:pPr>
                  <a:endParaRPr lang="en-US"/>
                </a:p>
              </c:txPr>
              <c:showLegendKey val="0"/>
              <c:showVal val="1"/>
              <c:showCatName val="0"/>
              <c:showSerName val="0"/>
              <c:showPercent val="1"/>
              <c:showBubbleSize val="0"/>
              <c:separator>
</c:separator>
            </c:dLbl>
            <c:dLbl>
              <c:idx val="1"/>
              <c:layout>
                <c:manualLayout>
                  <c:x val="4.5903802254603235E-2"/>
                  <c:y val="2.1107409650716738E-2"/>
                </c:manualLayout>
              </c:layout>
              <c:spPr/>
              <c:txPr>
                <a:bodyPr/>
                <a:lstStyle/>
                <a:p>
                  <a:pPr>
                    <a:defRPr sz="1400" b="1">
                      <a:solidFill>
                        <a:schemeClr val="accent2"/>
                      </a:solidFill>
                    </a:defRPr>
                  </a:pPr>
                  <a:endParaRPr lang="en-US"/>
                </a:p>
              </c:txPr>
              <c:showLegendKey val="0"/>
              <c:showVal val="1"/>
              <c:showCatName val="0"/>
              <c:showSerName val="0"/>
              <c:showPercent val="1"/>
              <c:showBubbleSize val="0"/>
              <c:separator>
</c:separator>
            </c:dLbl>
            <c:dLbl>
              <c:idx val="2"/>
              <c:layout>
                <c:manualLayout>
                  <c:x val="2.8085824936218636E-2"/>
                  <c:y val="1.8442370629597225E-2"/>
                </c:manualLayout>
              </c:layout>
              <c:spPr/>
              <c:txPr>
                <a:bodyPr/>
                <a:lstStyle/>
                <a:p>
                  <a:pPr>
                    <a:defRPr sz="1400" b="1">
                      <a:solidFill>
                        <a:schemeClr val="accent3"/>
                      </a:solidFill>
                    </a:defRPr>
                  </a:pPr>
                  <a:endParaRPr lang="en-US"/>
                </a:p>
              </c:txPr>
              <c:showLegendKey val="0"/>
              <c:showVal val="1"/>
              <c:showCatName val="0"/>
              <c:showSerName val="0"/>
              <c:showPercent val="1"/>
              <c:showBubbleSize val="0"/>
              <c:separator>
</c:separator>
            </c:dLbl>
            <c:dLbl>
              <c:idx val="3"/>
              <c:layout>
                <c:manualLayout>
                  <c:x val="3.1718811372354681E-2"/>
                  <c:y val="2.7855545834548461E-2"/>
                </c:manualLayout>
              </c:layout>
              <c:spPr/>
              <c:txPr>
                <a:bodyPr/>
                <a:lstStyle/>
                <a:p>
                  <a:pPr>
                    <a:defRPr sz="1400" b="1">
                      <a:solidFill>
                        <a:schemeClr val="accent4"/>
                      </a:solidFill>
                    </a:defRPr>
                  </a:pPr>
                  <a:endParaRPr lang="en-US"/>
                </a:p>
              </c:txPr>
              <c:showLegendKey val="0"/>
              <c:showVal val="1"/>
              <c:showCatName val="0"/>
              <c:showSerName val="0"/>
              <c:showPercent val="1"/>
              <c:showBubbleSize val="0"/>
              <c:separator>
</c:separator>
            </c:dLbl>
            <c:dLbl>
              <c:idx val="4"/>
              <c:layout>
                <c:manualLayout>
                  <c:x val="2.9799680634326305E-2"/>
                  <c:y val="2.6367259648099543E-2"/>
                </c:manualLayout>
              </c:layout>
              <c:spPr/>
              <c:txPr>
                <a:bodyPr/>
                <a:lstStyle/>
                <a:p>
                  <a:pPr>
                    <a:defRPr sz="1400" b="1">
                      <a:solidFill>
                        <a:schemeClr val="accent5">
                          <a:lumMod val="75000"/>
                        </a:schemeClr>
                      </a:solidFill>
                    </a:defRPr>
                  </a:pPr>
                  <a:endParaRPr lang="en-US"/>
                </a:p>
              </c:txPr>
              <c:showLegendKey val="0"/>
              <c:showVal val="1"/>
              <c:showCatName val="0"/>
              <c:showSerName val="0"/>
              <c:showPercent val="1"/>
              <c:showBubbleSize val="0"/>
              <c:separator>
</c:separator>
            </c:dLbl>
            <c:dLbl>
              <c:idx val="5"/>
              <c:layout>
                <c:manualLayout>
                  <c:x val="2.0677275480425087E-2"/>
                  <c:y val="4.6362399144551376E-2"/>
                </c:manualLayout>
              </c:layout>
              <c:spPr/>
              <c:txPr>
                <a:bodyPr/>
                <a:lstStyle/>
                <a:p>
                  <a:pPr>
                    <a:defRPr sz="1400" b="1">
                      <a:solidFill>
                        <a:schemeClr val="accent6"/>
                      </a:solidFill>
                    </a:defRPr>
                  </a:pPr>
                  <a:endParaRPr lang="en-US"/>
                </a:p>
              </c:txPr>
              <c:showLegendKey val="0"/>
              <c:showVal val="1"/>
              <c:showCatName val="0"/>
              <c:showSerName val="0"/>
              <c:showPercent val="1"/>
              <c:showBubbleSize val="0"/>
              <c:separator>
</c:separator>
            </c:dLbl>
            <c:dLbl>
              <c:idx val="6"/>
              <c:layout>
                <c:manualLayout>
                  <c:x val="-1.1231540113429877E-2"/>
                  <c:y val="4.1862220926087941E-2"/>
                </c:manualLayout>
              </c:layout>
              <c:spPr/>
              <c:txPr>
                <a:bodyPr/>
                <a:lstStyle/>
                <a:p>
                  <a:pPr>
                    <a:defRPr sz="1400" b="1">
                      <a:solidFill>
                        <a:schemeClr val="tx2">
                          <a:lumMod val="60000"/>
                          <a:lumOff val="40000"/>
                        </a:schemeClr>
                      </a:solidFill>
                    </a:defRPr>
                  </a:pPr>
                  <a:endParaRPr lang="en-US"/>
                </a:p>
              </c:txPr>
              <c:showLegendKey val="0"/>
              <c:showVal val="1"/>
              <c:showCatName val="0"/>
              <c:showSerName val="0"/>
              <c:showPercent val="1"/>
              <c:showBubbleSize val="0"/>
              <c:separator>
</c:separator>
            </c:dLbl>
            <c:dLbl>
              <c:idx val="7"/>
              <c:layout>
                <c:manualLayout>
                  <c:x val="-6.4988083386128465E-2"/>
                  <c:y val="0"/>
                </c:manualLayout>
              </c:layout>
              <c:spPr/>
              <c:txPr>
                <a:bodyPr/>
                <a:lstStyle/>
                <a:p>
                  <a:pPr>
                    <a:defRPr sz="1400" b="1">
                      <a:solidFill>
                        <a:schemeClr val="accent2">
                          <a:lumMod val="60000"/>
                          <a:lumOff val="40000"/>
                        </a:schemeClr>
                      </a:solidFill>
                    </a:defRPr>
                  </a:pPr>
                  <a:endParaRPr lang="en-US"/>
                </a:p>
              </c:txPr>
              <c:showLegendKey val="0"/>
              <c:showVal val="1"/>
              <c:showCatName val="0"/>
              <c:showSerName val="0"/>
              <c:showPercent val="1"/>
              <c:showBubbleSize val="0"/>
              <c:separator>
</c:separator>
            </c:dLbl>
            <c:txPr>
              <a:bodyPr/>
              <a:lstStyle/>
              <a:p>
                <a:pPr>
                  <a:defRPr sz="1400" b="1">
                    <a:solidFill>
                      <a:schemeClr val="accent1"/>
                    </a:solidFill>
                  </a:defRPr>
                </a:pPr>
                <a:endParaRPr lang="en-US"/>
              </a:p>
            </c:txPr>
            <c:showLegendKey val="0"/>
            <c:showVal val="1"/>
            <c:showCatName val="0"/>
            <c:showSerName val="0"/>
            <c:showPercent val="1"/>
            <c:showBubbleSize val="0"/>
            <c:separator>
</c:separator>
            <c:showLeaderLines val="1"/>
          </c:dLbls>
          <c:cat>
            <c:strRef>
              <c:f>Sheet1!$F$6:$F$13</c:f>
              <c:strCache>
                <c:ptCount val="8"/>
                <c:pt idx="0">
                  <c:v>Duplicate Actor</c:v>
                </c:pt>
                <c:pt idx="1">
                  <c:v>No link with Luxembourg</c:v>
                </c:pt>
                <c:pt idx="2">
                  <c:v>Not Neighbouring Country</c:v>
                </c:pt>
                <c:pt idx="3">
                  <c:v>Nationality not supported</c:v>
                </c:pt>
                <c:pt idx="4">
                  <c:v>Self Employed</c:v>
                </c:pt>
                <c:pt idx="5">
                  <c:v>Hit Name Matching</c:v>
                </c:pt>
                <c:pt idx="6">
                  <c:v>PEP / MEP</c:v>
                </c:pt>
                <c:pt idx="7">
                  <c:v>Link with USA</c:v>
                </c:pt>
              </c:strCache>
            </c:strRef>
          </c:cat>
          <c:val>
            <c:numRef>
              <c:f>Sheet1!$G$6:$G$13</c:f>
              <c:numCache>
                <c:formatCode>General</c:formatCode>
                <c:ptCount val="8"/>
                <c:pt idx="0">
                  <c:v>759</c:v>
                </c:pt>
                <c:pt idx="1">
                  <c:v>334</c:v>
                </c:pt>
                <c:pt idx="2">
                  <c:v>103</c:v>
                </c:pt>
                <c:pt idx="3">
                  <c:v>62</c:v>
                </c:pt>
                <c:pt idx="4">
                  <c:v>40</c:v>
                </c:pt>
                <c:pt idx="5">
                  <c:v>36</c:v>
                </c:pt>
                <c:pt idx="6">
                  <c:v>19</c:v>
                </c:pt>
                <c:pt idx="7">
                  <c:v>11</c:v>
                </c:pt>
              </c:numCache>
            </c:numRef>
          </c:val>
        </c:ser>
        <c:dLbls>
          <c:showLegendKey val="0"/>
          <c:showVal val="1"/>
          <c:showCatName val="1"/>
          <c:showSerName val="0"/>
          <c:showPercent val="0"/>
          <c:showBubbleSize val="0"/>
          <c:showLeaderLines val="1"/>
        </c:dLbls>
      </c:pie3DChart>
    </c:plotArea>
    <c:legend>
      <c:legendPos val="r"/>
      <c:layout>
        <c:manualLayout>
          <c:xMode val="edge"/>
          <c:yMode val="edge"/>
          <c:x val="0.68257921782765663"/>
          <c:y val="4.3011306279022818E-2"/>
          <c:w val="0.25452173317045046"/>
          <c:h val="0.76846378266461712"/>
        </c:manualLayout>
      </c:layout>
      <c:overlay val="0"/>
    </c:legend>
    <c:plotVisOnly val="1"/>
    <c:dispBlanksAs val="gap"/>
    <c:showDLblsOverMax val="0"/>
  </c:chart>
  <c:spPr>
    <a:solidFill>
      <a:schemeClr val="accent4">
        <a:lumMod val="20000"/>
        <a:lumOff val="80000"/>
      </a:schemeClr>
    </a:solidFill>
  </c:sp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view3D>
      <c:rotX val="30"/>
      <c:rotY val="180"/>
      <c:rAngAx val="0"/>
      <c:perspective val="30"/>
    </c:view3D>
    <c:floor>
      <c:thickness val="0"/>
    </c:floor>
    <c:sideWall>
      <c:thickness val="0"/>
    </c:sideWall>
    <c:backWall>
      <c:thickness val="0"/>
    </c:backWall>
    <c:plotArea>
      <c:layout>
        <c:manualLayout>
          <c:layoutTarget val="inner"/>
          <c:xMode val="edge"/>
          <c:yMode val="edge"/>
          <c:x val="0.1273357959884644"/>
          <c:y val="0.14837523087391855"/>
          <c:w val="0.44008901061280381"/>
          <c:h val="0.63638776606930081"/>
        </c:manualLayout>
      </c:layout>
      <c:pie3DChart>
        <c:varyColors val="1"/>
        <c:ser>
          <c:idx val="0"/>
          <c:order val="0"/>
          <c:explosion val="18"/>
          <c:dPt>
            <c:idx val="5"/>
            <c:bubble3D val="0"/>
            <c:spPr>
              <a:solidFill>
                <a:schemeClr val="bg1">
                  <a:lumMod val="95000"/>
                </a:schemeClr>
              </a:solidFill>
            </c:spPr>
          </c:dPt>
          <c:dLbls>
            <c:dLbl>
              <c:idx val="0"/>
              <c:layout>
                <c:manualLayout>
                  <c:x val="-7.7509153948349049E-2"/>
                  <c:y val="-2.8760960435501116E-2"/>
                </c:manualLayout>
              </c:layout>
              <c:numFmt formatCode="0.0%" sourceLinked="0"/>
              <c:spPr/>
              <c:txPr>
                <a:bodyPr/>
                <a:lstStyle/>
                <a:p>
                  <a:pPr>
                    <a:defRPr sz="1400" b="1">
                      <a:solidFill>
                        <a:srgbClr val="0070C0"/>
                      </a:solidFill>
                    </a:defRPr>
                  </a:pPr>
                  <a:endParaRPr lang="en-US"/>
                </a:p>
              </c:txPr>
              <c:showLegendKey val="0"/>
              <c:showVal val="1"/>
              <c:showCatName val="0"/>
              <c:showSerName val="0"/>
              <c:showPercent val="1"/>
              <c:showBubbleSize val="0"/>
              <c:separator>
</c:separator>
            </c:dLbl>
            <c:dLbl>
              <c:idx val="1"/>
              <c:layout>
                <c:manualLayout>
                  <c:x val="5.8978484170960112E-2"/>
                  <c:y val="-0.20889005540974045"/>
                </c:manualLayout>
              </c:layout>
              <c:numFmt formatCode="0.0%" sourceLinked="0"/>
              <c:spPr>
                <a:noFill/>
              </c:spPr>
              <c:txPr>
                <a:bodyPr/>
                <a:lstStyle/>
                <a:p>
                  <a:pPr>
                    <a:defRPr sz="1400" b="1">
                      <a:solidFill>
                        <a:srgbClr val="C00000"/>
                      </a:solidFill>
                    </a:defRPr>
                  </a:pPr>
                  <a:endParaRPr lang="en-US"/>
                </a:p>
              </c:txPr>
              <c:showLegendKey val="0"/>
              <c:showVal val="1"/>
              <c:showCatName val="0"/>
              <c:showSerName val="0"/>
              <c:showPercent val="1"/>
              <c:showBubbleSize val="0"/>
              <c:separator>
</c:separator>
            </c:dLbl>
            <c:dLbl>
              <c:idx val="2"/>
              <c:layout>
                <c:manualLayout>
                  <c:x val="7.8222027802080291E-2"/>
                  <c:y val="2.9967920676582092E-3"/>
                </c:manualLayout>
              </c:layout>
              <c:numFmt formatCode="0.0%" sourceLinked="0"/>
              <c:spPr/>
              <c:txPr>
                <a:bodyPr/>
                <a:lstStyle/>
                <a:p>
                  <a:pPr>
                    <a:defRPr sz="1400" b="1">
                      <a:solidFill>
                        <a:schemeClr val="accent3"/>
                      </a:solidFill>
                    </a:defRPr>
                  </a:pPr>
                  <a:endParaRPr lang="en-US"/>
                </a:p>
              </c:txPr>
              <c:showLegendKey val="0"/>
              <c:showVal val="1"/>
              <c:showCatName val="0"/>
              <c:showSerName val="0"/>
              <c:showPercent val="1"/>
              <c:showBubbleSize val="0"/>
              <c:separator>
</c:separator>
            </c:dLbl>
            <c:dLbl>
              <c:idx val="3"/>
              <c:layout>
                <c:manualLayout>
                  <c:x val="2.18087553870581E-2"/>
                  <c:y val="4.8356566540293577E-2"/>
                </c:manualLayout>
              </c:layout>
              <c:numFmt formatCode="0.0%" sourceLinked="0"/>
              <c:spPr/>
              <c:txPr>
                <a:bodyPr/>
                <a:lstStyle/>
                <a:p>
                  <a:pPr>
                    <a:defRPr sz="1400" b="1">
                      <a:solidFill>
                        <a:schemeClr val="accent4"/>
                      </a:solidFill>
                    </a:defRPr>
                  </a:pPr>
                  <a:endParaRPr lang="en-US"/>
                </a:p>
              </c:txPr>
              <c:showLegendKey val="0"/>
              <c:showVal val="1"/>
              <c:showCatName val="0"/>
              <c:showSerName val="0"/>
              <c:showPercent val="1"/>
              <c:showBubbleSize val="0"/>
              <c:separator>
</c:separator>
            </c:dLbl>
            <c:dLbl>
              <c:idx val="4"/>
              <c:layout>
                <c:manualLayout>
                  <c:x val="-7.9495155698130326E-3"/>
                  <c:y val="7.5517060367454064E-2"/>
                </c:manualLayout>
              </c:layout>
              <c:numFmt formatCode="0.0%" sourceLinked="0"/>
              <c:spPr/>
              <c:txPr>
                <a:bodyPr/>
                <a:lstStyle/>
                <a:p>
                  <a:pPr>
                    <a:defRPr sz="1400" b="1">
                      <a:solidFill>
                        <a:schemeClr val="accent5"/>
                      </a:solidFill>
                    </a:defRPr>
                  </a:pPr>
                  <a:endParaRPr lang="en-US"/>
                </a:p>
              </c:txPr>
              <c:showLegendKey val="0"/>
              <c:showVal val="1"/>
              <c:showCatName val="0"/>
              <c:showSerName val="0"/>
              <c:showPercent val="1"/>
              <c:showBubbleSize val="0"/>
              <c:separator>
</c:separator>
            </c:dLbl>
            <c:dLbl>
              <c:idx val="5"/>
              <c:layout>
                <c:manualLayout>
                  <c:x val="-6.3455493989177283E-2"/>
                  <c:y val="5.610926411976281E-2"/>
                </c:manualLayout>
              </c:layout>
              <c:numFmt formatCode="0.0%" sourceLinked="0"/>
              <c:spPr/>
              <c:txPr>
                <a:bodyPr/>
                <a:lstStyle/>
                <a:p>
                  <a:pPr>
                    <a:defRPr sz="1400" b="1">
                      <a:solidFill>
                        <a:schemeClr val="bg1">
                          <a:lumMod val="50000"/>
                        </a:schemeClr>
                      </a:solidFill>
                    </a:defRPr>
                  </a:pPr>
                  <a:endParaRPr lang="en-US"/>
                </a:p>
              </c:txPr>
              <c:showLegendKey val="0"/>
              <c:showVal val="1"/>
              <c:showCatName val="0"/>
              <c:showSerName val="0"/>
              <c:showPercent val="1"/>
              <c:showBubbleSize val="0"/>
              <c:separator>
</c:separator>
            </c:dLbl>
            <c:dLbl>
              <c:idx val="6"/>
              <c:layout>
                <c:manualLayout>
                  <c:x val="-0.12464469719062896"/>
                  <c:y val="-8.4335569164965488E-3"/>
                </c:manualLayout>
              </c:layout>
              <c:numFmt formatCode="0.0%" sourceLinked="0"/>
              <c:spPr/>
              <c:txPr>
                <a:bodyPr/>
                <a:lstStyle/>
                <a:p>
                  <a:pPr>
                    <a:defRPr sz="1400" b="1">
                      <a:solidFill>
                        <a:sysClr val="windowText" lastClr="000000"/>
                      </a:solidFill>
                    </a:defRPr>
                  </a:pPr>
                  <a:endParaRPr lang="en-US"/>
                </a:p>
              </c:txPr>
              <c:showLegendKey val="0"/>
              <c:showVal val="1"/>
              <c:showCatName val="0"/>
              <c:showSerName val="0"/>
              <c:showPercent val="1"/>
              <c:showBubbleSize val="0"/>
              <c:separator>
</c:separator>
            </c:dLbl>
            <c:numFmt formatCode="0.0%" sourceLinked="0"/>
            <c:txPr>
              <a:bodyPr/>
              <a:lstStyle/>
              <a:p>
                <a:pPr>
                  <a:defRPr sz="1400" b="1"/>
                </a:pPr>
                <a:endParaRPr lang="en-US"/>
              </a:p>
            </c:txPr>
            <c:showLegendKey val="0"/>
            <c:showVal val="1"/>
            <c:showCatName val="0"/>
            <c:showSerName val="0"/>
            <c:showPercent val="1"/>
            <c:showBubbleSize val="0"/>
            <c:separator>
</c:separator>
            <c:showLeaderLines val="1"/>
          </c:dLbls>
          <c:cat>
            <c:strRef>
              <c:f>Analyse!$B$456:$B$462</c:f>
              <c:strCache>
                <c:ptCount val="7"/>
                <c:pt idx="0">
                  <c:v>Au moins un CTRNOM</c:v>
                </c:pt>
                <c:pt idx="1">
                  <c:v>CTR PRO par RA72</c:v>
                </c:pt>
                <c:pt idx="2">
                  <c:v>CTR PRO par QN4A</c:v>
                </c:pt>
                <c:pt idx="3">
                  <c:v>Doublon QN4A</c:v>
                </c:pt>
                <c:pt idx="4">
                  <c:v>Doublon RA72</c:v>
                </c:pt>
                <c:pt idx="5">
                  <c:v>Doublon QN4A et RA72</c:v>
                </c:pt>
                <c:pt idx="6">
                  <c:v>RM </c:v>
                </c:pt>
              </c:strCache>
            </c:strRef>
          </c:cat>
          <c:val>
            <c:numRef>
              <c:f>Analyse!$C$456:$C$462</c:f>
              <c:numCache>
                <c:formatCode>General</c:formatCode>
                <c:ptCount val="7"/>
                <c:pt idx="0">
                  <c:v>342</c:v>
                </c:pt>
                <c:pt idx="1">
                  <c:v>77</c:v>
                </c:pt>
                <c:pt idx="2">
                  <c:v>13</c:v>
                </c:pt>
                <c:pt idx="3">
                  <c:v>10</c:v>
                </c:pt>
                <c:pt idx="4">
                  <c:v>2</c:v>
                </c:pt>
                <c:pt idx="5">
                  <c:v>2</c:v>
                </c:pt>
                <c:pt idx="6">
                  <c:v>1</c:v>
                </c:pt>
              </c:numCache>
            </c:numRef>
          </c:val>
        </c:ser>
        <c:dLbls>
          <c:showLegendKey val="0"/>
          <c:showVal val="0"/>
          <c:showCatName val="0"/>
          <c:showSerName val="0"/>
          <c:showPercent val="0"/>
          <c:showBubbleSize val="0"/>
          <c:showLeaderLines val="1"/>
        </c:dLbls>
      </c:pie3DChart>
    </c:plotArea>
    <c:legend>
      <c:legendPos val="r"/>
      <c:overlay val="0"/>
      <c:txPr>
        <a:bodyPr/>
        <a:lstStyle/>
        <a:p>
          <a:pPr>
            <a:defRPr sz="1200"/>
          </a:pPr>
          <a:endParaRPr lang="en-US"/>
        </a:p>
      </c:txPr>
    </c:legend>
    <c:plotVisOnly val="1"/>
    <c:dispBlanksAs val="gap"/>
    <c:showDLblsOverMax val="0"/>
  </c:chart>
  <c:spPr>
    <a:solidFill>
      <a:schemeClr val="accent4">
        <a:lumMod val="20000"/>
        <a:lumOff val="80000"/>
      </a:schemeClr>
    </a:solidFill>
  </c:spPr>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FDC388-432D-4C1B-A146-A9C2DB44E6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95216FA9</Template>
  <TotalTime>65</TotalTime>
  <Pages>1</Pages>
  <Words>4450</Words>
  <Characters>25369</Characters>
  <Application>Microsoft Office Word</Application>
  <DocSecurity>0</DocSecurity>
  <Lines>211</Lines>
  <Paragraphs>59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BIL</Company>
  <LinksUpToDate>false</LinksUpToDate>
  <CharactersWithSpaces>29760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Berger Adrien (BIL)</dc:creator>
  <cp:lastModifiedBy>Mansy David (BIL)</cp:lastModifiedBy>
  <cp:revision>4</cp:revision>
  <dcterms:created xsi:type="dcterms:W3CDTF">2018-09-11T12:32:00Z</dcterms:created>
  <dcterms:modified xsi:type="dcterms:W3CDTF">2018-09-11T13:37:00Z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1273204133</vt:i4>
  </property>
  <property fmtid="{D5CDD505-2E9C-101B-9397-08002B2CF9AE}" pid="3" name="_NewReviewCycle">
    <vt:lpwstr/>
  </property>
  <property fmtid="{D5CDD505-2E9C-101B-9397-08002B2CF9AE}" pid="4" name="_EmailSubject">
    <vt:lpwstr>Rapport de Stage - Adrien Berger - Version alpha pour validation Compliance</vt:lpwstr>
  </property>
  <property fmtid="{D5CDD505-2E9C-101B-9397-08002B2CF9AE}" pid="5" name="_AuthorEmail">
    <vt:lpwstr>Adrien.Berger@external-Staff.com</vt:lpwstr>
  </property>
  <property fmtid="{D5CDD505-2E9C-101B-9397-08002B2CF9AE}" pid="6" name="_AuthorEmailDisplayName">
    <vt:lpwstr>Berger Adrien (BIL)</vt:lpwstr>
  </property>
  <property fmtid="{D5CDD505-2E9C-101B-9397-08002B2CF9AE}" pid="7" name="_ReviewingToolsShownOnce">
    <vt:lpwstr/>
  </property>
</Properties>
</file>